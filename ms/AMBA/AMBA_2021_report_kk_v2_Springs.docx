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E3D91"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 xml:space="preserve">                       </w:t>
      </w:r>
    </w:p>
    <w:p w14:paraId="11ACC037"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b/>
          <w:bCs/>
          <w:color w:val="000000"/>
        </w:rPr>
        <w:t>Genetic Characterization of Germination Traits and Their Relationship to Preharvest Sprouting in Winter and Spring Barley</w:t>
      </w:r>
    </w:p>
    <w:p w14:paraId="2B56BDF9" w14:textId="77777777" w:rsidR="006D3129" w:rsidRPr="00021E5C" w:rsidRDefault="006D3129" w:rsidP="006D3129">
      <w:pPr>
        <w:spacing w:before="240" w:after="0" w:line="240" w:lineRule="auto"/>
        <w:jc w:val="center"/>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 </w:t>
      </w:r>
      <w:r w:rsidRPr="00021E5C">
        <w:rPr>
          <w:rFonts w:ascii="Times New Roman" w:eastAsia="Times New Roman" w:hAnsi="Times New Roman" w:cs="Times New Roman"/>
          <w:b/>
          <w:bCs/>
          <w:color w:val="000000"/>
        </w:rPr>
        <w:t>Principal Investigator:</w:t>
      </w:r>
    </w:p>
    <w:p w14:paraId="39C2B194" w14:textId="77777777" w:rsidR="006D3129" w:rsidRPr="00021E5C" w:rsidRDefault="006D3129" w:rsidP="006D3129">
      <w:pPr>
        <w:spacing w:before="240" w:after="0" w:line="240" w:lineRule="auto"/>
        <w:jc w:val="center"/>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Mark Sorrells</w:t>
      </w:r>
    </w:p>
    <w:p w14:paraId="7D235679" w14:textId="77777777" w:rsidR="006D3129" w:rsidRPr="00021E5C" w:rsidRDefault="006D3129" w:rsidP="006D3129">
      <w:pPr>
        <w:spacing w:before="240" w:after="0" w:line="240" w:lineRule="auto"/>
        <w:jc w:val="center"/>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Plant Breeding and Genetics</w:t>
      </w:r>
    </w:p>
    <w:p w14:paraId="4FB96CBF" w14:textId="77777777" w:rsidR="006D3129" w:rsidRPr="00021E5C" w:rsidRDefault="006D3129" w:rsidP="006D3129">
      <w:pPr>
        <w:spacing w:before="240" w:after="0" w:line="240" w:lineRule="auto"/>
        <w:jc w:val="center"/>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Cornell University</w:t>
      </w:r>
    </w:p>
    <w:p w14:paraId="178DC0EB"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 xml:space="preserve">               </w:t>
      </w:r>
    </w:p>
    <w:p w14:paraId="342EAF92" w14:textId="77777777" w:rsidR="006D3129" w:rsidRPr="00021E5C" w:rsidRDefault="006D3129" w:rsidP="006D3129">
      <w:pPr>
        <w:shd w:val="clear" w:color="auto" w:fill="FFFFFF"/>
        <w:spacing w:after="0" w:line="240" w:lineRule="auto"/>
        <w:ind w:right="-720"/>
        <w:rPr>
          <w:rFonts w:ascii="Times New Roman" w:eastAsia="Times New Roman" w:hAnsi="Times New Roman" w:cs="Times New Roman"/>
          <w:sz w:val="24"/>
          <w:szCs w:val="24"/>
        </w:rPr>
      </w:pPr>
      <w:r w:rsidRPr="00021E5C">
        <w:rPr>
          <w:rFonts w:ascii="Times New Roman" w:eastAsia="Times New Roman" w:hAnsi="Times New Roman" w:cs="Times New Roman"/>
          <w:b/>
          <w:bCs/>
          <w:color w:val="222222"/>
          <w:u w:val="single"/>
        </w:rPr>
        <w:t>Executive summary</w:t>
      </w:r>
    </w:p>
    <w:p w14:paraId="7E12305A" w14:textId="4E1FF913" w:rsidR="006D3129" w:rsidRPr="00021E5C" w:rsidRDefault="006D3129" w:rsidP="006D3129">
      <w:pPr>
        <w:shd w:val="clear" w:color="auto" w:fill="FFFFFF"/>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222222"/>
        </w:rPr>
        <w:t>This grant supported a single-year project to better understand the genetic control of preharvest sprouting (PHS)</w:t>
      </w:r>
      <w:r w:rsidR="006454D6">
        <w:rPr>
          <w:rFonts w:ascii="Times New Roman" w:eastAsia="Times New Roman" w:hAnsi="Times New Roman" w:cs="Times New Roman"/>
          <w:color w:val="222222"/>
        </w:rPr>
        <w:t xml:space="preserve">, </w:t>
      </w:r>
      <w:r w:rsidRPr="00021E5C">
        <w:rPr>
          <w:rFonts w:ascii="Times New Roman" w:eastAsia="Times New Roman" w:hAnsi="Times New Roman" w:cs="Times New Roman"/>
          <w:color w:val="222222"/>
        </w:rPr>
        <w:t>seed dormancy</w:t>
      </w:r>
      <w:r w:rsidR="006454D6">
        <w:rPr>
          <w:rFonts w:ascii="Times New Roman" w:eastAsia="Times New Roman" w:hAnsi="Times New Roman" w:cs="Times New Roman"/>
          <w:color w:val="222222"/>
        </w:rPr>
        <w:t xml:space="preserve">, and malting quality </w:t>
      </w:r>
      <w:r w:rsidRPr="00021E5C">
        <w:rPr>
          <w:rFonts w:ascii="Times New Roman" w:eastAsia="Times New Roman" w:hAnsi="Times New Roman" w:cs="Times New Roman"/>
          <w:color w:val="222222"/>
        </w:rPr>
        <w:t>in a winter/facultative double haploid</w:t>
      </w:r>
      <w:r w:rsidR="006454D6">
        <w:rPr>
          <w:rFonts w:ascii="Times New Roman" w:eastAsia="Times New Roman" w:hAnsi="Times New Roman" w:cs="Times New Roman"/>
          <w:color w:val="222222"/>
        </w:rPr>
        <w:t xml:space="preserve"> and a spring malting barley </w:t>
      </w:r>
      <w:r w:rsidRPr="00021E5C">
        <w:rPr>
          <w:rFonts w:ascii="Times New Roman" w:eastAsia="Times New Roman" w:hAnsi="Times New Roman" w:cs="Times New Roman"/>
          <w:color w:val="222222"/>
        </w:rPr>
        <w:t>population</w:t>
      </w:r>
      <w:r w:rsidR="006454D6">
        <w:rPr>
          <w:rFonts w:ascii="Times New Roman" w:eastAsia="Times New Roman" w:hAnsi="Times New Roman" w:cs="Times New Roman"/>
          <w:color w:val="222222"/>
        </w:rPr>
        <w:t xml:space="preserve">. </w:t>
      </w:r>
      <w:r w:rsidRPr="00021E5C">
        <w:rPr>
          <w:rFonts w:ascii="Times New Roman" w:eastAsia="Times New Roman" w:hAnsi="Times New Roman" w:cs="Times New Roman"/>
          <w:color w:val="222222"/>
        </w:rPr>
        <w:t>In the previous cycle, this project produced genome-wide Illumina 50K marker data on a population of Cornell winter and facultative breeding lines and characterized these same populations for PHS, germination rate, and germination energy from physiological maturity to 6 months post-harvest</w:t>
      </w:r>
      <w:r w:rsidR="006454D6">
        <w:rPr>
          <w:rFonts w:ascii="Times New Roman" w:eastAsia="Times New Roman" w:hAnsi="Times New Roman" w:cs="Times New Roman"/>
          <w:color w:val="222222"/>
        </w:rPr>
        <w:t>. It also funded phenotyping for dormancy, PHS, and malting quality data collection on the spring malting barley population</w:t>
      </w:r>
      <w:r w:rsidRPr="00021E5C">
        <w:rPr>
          <w:rFonts w:ascii="Times New Roman" w:eastAsia="Times New Roman" w:hAnsi="Times New Roman" w:cs="Times New Roman"/>
          <w:color w:val="222222"/>
        </w:rPr>
        <w:t>. For the 2021-2022 cycle, we have continued our work</w:t>
      </w:r>
      <w:r w:rsidR="006454D6">
        <w:rPr>
          <w:rFonts w:ascii="Times New Roman" w:eastAsia="Times New Roman" w:hAnsi="Times New Roman" w:cs="Times New Roman"/>
          <w:color w:val="222222"/>
        </w:rPr>
        <w:t xml:space="preserve"> </w:t>
      </w:r>
      <w:r w:rsidRPr="00021E5C">
        <w:rPr>
          <w:rFonts w:ascii="Times New Roman" w:eastAsia="Times New Roman" w:hAnsi="Times New Roman" w:cs="Times New Roman"/>
          <w:color w:val="222222"/>
        </w:rPr>
        <w:t xml:space="preserve">measuring germination and PHS of our winter/facultative </w:t>
      </w:r>
      <w:r w:rsidR="006454D6">
        <w:rPr>
          <w:rFonts w:ascii="Times New Roman" w:eastAsia="Times New Roman" w:hAnsi="Times New Roman" w:cs="Times New Roman"/>
          <w:color w:val="222222"/>
        </w:rPr>
        <w:t>and spring barley populations</w:t>
      </w:r>
      <w:r w:rsidRPr="00021E5C">
        <w:rPr>
          <w:rFonts w:ascii="Times New Roman" w:eastAsia="Times New Roman" w:hAnsi="Times New Roman" w:cs="Times New Roman"/>
          <w:color w:val="222222"/>
        </w:rPr>
        <w:t xml:space="preserve">. This award also provided funding for us to travel to the USDA CCRU to micro malt and analyze a subset of our winter </w:t>
      </w:r>
      <w:r w:rsidR="006454D6">
        <w:rPr>
          <w:rFonts w:ascii="Times New Roman" w:eastAsia="Times New Roman" w:hAnsi="Times New Roman" w:cs="Times New Roman"/>
          <w:color w:val="222222"/>
        </w:rPr>
        <w:t xml:space="preserve">and spring </w:t>
      </w:r>
      <w:r w:rsidRPr="00021E5C">
        <w:rPr>
          <w:rFonts w:ascii="Times New Roman" w:eastAsia="Times New Roman" w:hAnsi="Times New Roman" w:cs="Times New Roman"/>
          <w:color w:val="222222"/>
        </w:rPr>
        <w:t>malting barley population</w:t>
      </w:r>
      <w:r w:rsidR="006454D6">
        <w:rPr>
          <w:rFonts w:ascii="Times New Roman" w:eastAsia="Times New Roman" w:hAnsi="Times New Roman" w:cs="Times New Roman"/>
          <w:color w:val="222222"/>
        </w:rPr>
        <w:t>s</w:t>
      </w:r>
      <w:r w:rsidRPr="00021E5C">
        <w:rPr>
          <w:rFonts w:ascii="Times New Roman" w:eastAsia="Times New Roman" w:hAnsi="Times New Roman" w:cs="Times New Roman"/>
          <w:color w:val="222222"/>
        </w:rPr>
        <w:t>.</w:t>
      </w:r>
      <w:r w:rsidR="006454D6">
        <w:rPr>
          <w:rFonts w:ascii="Times New Roman" w:eastAsia="Times New Roman" w:hAnsi="Times New Roman" w:cs="Times New Roman"/>
          <w:color w:val="222222"/>
        </w:rPr>
        <w:t xml:space="preserve"> </w:t>
      </w:r>
      <w:r w:rsidRPr="00021E5C">
        <w:rPr>
          <w:rFonts w:ascii="Times New Roman" w:eastAsia="Times New Roman" w:hAnsi="Times New Roman" w:cs="Times New Roman"/>
          <w:color w:val="222222"/>
        </w:rPr>
        <w:t>The data collected in this study (susceptibility to PHS, germination rate, germination energy</w:t>
      </w:r>
      <w:r w:rsidR="006454D6">
        <w:rPr>
          <w:rFonts w:ascii="Times New Roman" w:eastAsia="Times New Roman" w:hAnsi="Times New Roman" w:cs="Times New Roman"/>
          <w:color w:val="222222"/>
        </w:rPr>
        <w:t xml:space="preserve"> over time,</w:t>
      </w:r>
      <w:r w:rsidRPr="00021E5C">
        <w:rPr>
          <w:rFonts w:ascii="Times New Roman" w:eastAsia="Times New Roman" w:hAnsi="Times New Roman" w:cs="Times New Roman"/>
          <w:color w:val="222222"/>
        </w:rPr>
        <w:t xml:space="preserve"> and micro malting quality analysis) has increased understanding of winter </w:t>
      </w:r>
      <w:r w:rsidR="006454D6">
        <w:rPr>
          <w:rFonts w:ascii="Times New Roman" w:eastAsia="Times New Roman" w:hAnsi="Times New Roman" w:cs="Times New Roman"/>
          <w:color w:val="222222"/>
        </w:rPr>
        <w:t xml:space="preserve">and spring </w:t>
      </w:r>
      <w:r w:rsidRPr="00021E5C">
        <w:rPr>
          <w:rFonts w:ascii="Times New Roman" w:eastAsia="Times New Roman" w:hAnsi="Times New Roman" w:cs="Times New Roman"/>
          <w:color w:val="222222"/>
        </w:rPr>
        <w:t>malting barley seed dormancy</w:t>
      </w:r>
      <w:r w:rsidR="006454D6">
        <w:rPr>
          <w:rFonts w:ascii="Times New Roman" w:eastAsia="Times New Roman" w:hAnsi="Times New Roman" w:cs="Times New Roman"/>
          <w:color w:val="222222"/>
        </w:rPr>
        <w:t xml:space="preserve">, </w:t>
      </w:r>
      <w:r w:rsidRPr="00021E5C">
        <w:rPr>
          <w:rFonts w:ascii="Times New Roman" w:eastAsia="Times New Roman" w:hAnsi="Times New Roman" w:cs="Times New Roman"/>
          <w:color w:val="222222"/>
        </w:rPr>
        <w:t>dormancy persistence</w:t>
      </w:r>
      <w:r w:rsidR="006454D6">
        <w:rPr>
          <w:rFonts w:ascii="Times New Roman" w:eastAsia="Times New Roman" w:hAnsi="Times New Roman" w:cs="Times New Roman"/>
          <w:color w:val="222222"/>
        </w:rPr>
        <w:t xml:space="preserve">, and the relationships between PHS susceptibility and malting quality. It </w:t>
      </w:r>
      <w:r w:rsidRPr="00021E5C">
        <w:rPr>
          <w:rFonts w:ascii="Times New Roman" w:eastAsia="Times New Roman" w:hAnsi="Times New Roman" w:cs="Times New Roman"/>
          <w:color w:val="222222"/>
        </w:rPr>
        <w:t xml:space="preserve">will allow for the </w:t>
      </w:r>
      <w:r w:rsidR="006454D6">
        <w:rPr>
          <w:rFonts w:ascii="Times New Roman" w:eastAsia="Times New Roman" w:hAnsi="Times New Roman" w:cs="Times New Roman"/>
          <w:color w:val="222222"/>
        </w:rPr>
        <w:t xml:space="preserve">confident </w:t>
      </w:r>
      <w:r w:rsidRPr="00021E5C">
        <w:rPr>
          <w:rFonts w:ascii="Times New Roman" w:eastAsia="Times New Roman" w:hAnsi="Times New Roman" w:cs="Times New Roman"/>
          <w:color w:val="222222"/>
        </w:rPr>
        <w:t>selection of PHS resistant lines</w:t>
      </w:r>
      <w:r w:rsidR="006454D6">
        <w:rPr>
          <w:rFonts w:ascii="Times New Roman" w:eastAsia="Times New Roman" w:hAnsi="Times New Roman" w:cs="Times New Roman"/>
          <w:color w:val="222222"/>
        </w:rPr>
        <w:t xml:space="preserve"> with good malting quality. </w:t>
      </w:r>
    </w:p>
    <w:p w14:paraId="1AD5F55E" w14:textId="77777777" w:rsidR="006D3129" w:rsidRPr="00021E5C" w:rsidRDefault="006D3129" w:rsidP="006D3129">
      <w:pPr>
        <w:spacing w:after="0" w:line="240" w:lineRule="auto"/>
        <w:rPr>
          <w:rFonts w:ascii="Times New Roman" w:eastAsia="Times New Roman" w:hAnsi="Times New Roman" w:cs="Times New Roman"/>
        </w:rPr>
      </w:pPr>
    </w:p>
    <w:p w14:paraId="1D32D69D" w14:textId="77777777" w:rsidR="006D3129" w:rsidRPr="00021E5C" w:rsidRDefault="006D3129" w:rsidP="006D3129">
      <w:pPr>
        <w:shd w:val="clear" w:color="auto" w:fill="FFFFFF"/>
        <w:spacing w:before="240" w:after="0" w:line="240" w:lineRule="auto"/>
        <w:ind w:right="-720"/>
        <w:rPr>
          <w:rFonts w:ascii="Times New Roman" w:eastAsia="Times New Roman" w:hAnsi="Times New Roman" w:cs="Times New Roman"/>
        </w:rPr>
      </w:pPr>
      <w:r w:rsidRPr="00021E5C">
        <w:rPr>
          <w:rFonts w:ascii="Times New Roman" w:eastAsia="Times New Roman" w:hAnsi="Times New Roman" w:cs="Times New Roman"/>
          <w:b/>
          <w:bCs/>
          <w:color w:val="222222"/>
          <w:u w:val="single"/>
        </w:rPr>
        <w:t>Detailed Report on Objectives, Methodology and Results – AMBA Funded Project</w:t>
      </w:r>
    </w:p>
    <w:p w14:paraId="4260191B" w14:textId="77777777" w:rsidR="006D3129" w:rsidRPr="00021E5C" w:rsidRDefault="006D3129" w:rsidP="006D3129">
      <w:pPr>
        <w:shd w:val="clear" w:color="auto" w:fill="FFFFFF"/>
        <w:spacing w:after="0" w:line="240" w:lineRule="auto"/>
        <w:ind w:right="-720"/>
        <w:rPr>
          <w:rFonts w:ascii="Times New Roman" w:eastAsia="Times New Roman" w:hAnsi="Times New Roman" w:cs="Times New Roman"/>
        </w:rPr>
      </w:pPr>
      <w:r w:rsidRPr="00021E5C">
        <w:rPr>
          <w:rFonts w:ascii="Times New Roman" w:eastAsia="Times New Roman" w:hAnsi="Times New Roman" w:cs="Times New Roman"/>
        </w:rPr>
        <w:t> </w:t>
      </w:r>
    </w:p>
    <w:p w14:paraId="7BAFF300" w14:textId="77777777"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b/>
          <w:bCs/>
          <w:color w:val="000000"/>
        </w:rPr>
        <w:t>Section 1: Winter Barley</w:t>
      </w:r>
    </w:p>
    <w:p w14:paraId="280A512B" w14:textId="474BB1D3"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u w:val="single"/>
        </w:rPr>
        <w:t xml:space="preserve">Objective 1:  Continuation of genetic characterization of a winter barley double haploid population </w:t>
      </w:r>
      <w:r w:rsidR="00B43BE1" w:rsidRPr="00021E5C">
        <w:rPr>
          <w:rFonts w:ascii="Times New Roman" w:eastAsia="Times New Roman" w:hAnsi="Times New Roman" w:cs="Times New Roman"/>
          <w:color w:val="000000"/>
          <w:u w:val="single"/>
        </w:rPr>
        <w:t xml:space="preserve">for dormancy, PHS, and malting quality </w:t>
      </w:r>
      <w:r w:rsidRPr="00021E5C">
        <w:rPr>
          <w:rFonts w:ascii="Times New Roman" w:eastAsia="Times New Roman" w:hAnsi="Times New Roman" w:cs="Times New Roman"/>
          <w:color w:val="000000"/>
          <w:u w:val="single"/>
        </w:rPr>
        <w:t>using 50K Illumina sequencing marker data and KASP markers</w:t>
      </w:r>
    </w:p>
    <w:p w14:paraId="2ED8B65D" w14:textId="26F2149E"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The winter barley germplasm was developed by crosses to the common parent DH130910 (now cv. Lightning) to parents Flavia, KWS Scala, SY Tepee, and Wintmalt. At the time of crossing in fall 2017, parents KWS Scala, SY Tepee and Flavia were prominent winter barley lines that had good yield, moderate disease resistance, and high malting quality in Cornell regional trials. As of 2021, KWS Scala continues to be the most widely grown winter barley in New York state. Wintmalt was chosen as a superior malt quality donor. The common parent DH130910 was developed by Oregon State University (OSU) and was chosen for its high yield, moderate disease resistance, and facultative growth habit. F1 seed from each cross was sent to OSU for double haploidization and DH plants were returned to Ithaca in summer 2018. Two locations of headrows were planted in the 2019-2020 growing season. Checks for the 2020 populations included the parental lines for the population and Charles, a PHS and disease susceptible line. Seed from 2019-2020 was used for yield plots at two locations for the 2020-2021 growing season and additional seed was sent to OSU for further collaborative projects. Two preliminary yield trials were planted for the 2021-2022 growing season. Each location consisted of 435 unique DH lines replicated once at each location. Checks for both locations included the common parent Lightning(DH130910), KWS Scala and Endeavor. Endeavor was selected over Charles due to its favorability as an AMBA recommended variety but also due to its susceptibility to PHS and foliar disease in the New York growing environment.</w:t>
      </w:r>
    </w:p>
    <w:p w14:paraId="4AD8DC29" w14:textId="77777777"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u w:val="single"/>
        </w:rPr>
        <w:t>Materials and methods </w:t>
      </w:r>
    </w:p>
    <w:p w14:paraId="5AA2338E" w14:textId="559FAD92" w:rsidR="00525653" w:rsidRPr="00021E5C" w:rsidRDefault="006D3129" w:rsidP="006D3129">
      <w:pPr>
        <w:spacing w:before="240" w:after="0" w:line="240" w:lineRule="auto"/>
        <w:rPr>
          <w:rFonts w:ascii="Times New Roman" w:eastAsia="Times New Roman" w:hAnsi="Times New Roman" w:cs="Times New Roman"/>
          <w:color w:val="000000"/>
        </w:rPr>
      </w:pPr>
      <w:r w:rsidRPr="00021E5C">
        <w:rPr>
          <w:rFonts w:ascii="Times New Roman" w:eastAsia="Times New Roman" w:hAnsi="Times New Roman" w:cs="Times New Roman"/>
          <w:color w:val="000000"/>
        </w:rPr>
        <w:t xml:space="preserve">PHS was measured by harvesting 5 spikes per headrow at physiological maturity (PM), after-ripening for 3 days, and then misting in a greenhouse for 3 days, after which the spikes were assessed for PHS on a 0 to 9 scale. Due to labor constraints brought on by the pandemic in the 2020 field season, phenotyping capacity was </w:t>
      </w:r>
      <w:r w:rsidR="00EA4B2B" w:rsidRPr="00021E5C">
        <w:rPr>
          <w:rFonts w:ascii="Times New Roman" w:eastAsia="Times New Roman" w:hAnsi="Times New Roman" w:cs="Times New Roman"/>
          <w:color w:val="000000"/>
        </w:rPr>
        <w:t>limited,</w:t>
      </w:r>
      <w:r w:rsidRPr="00021E5C">
        <w:rPr>
          <w:rFonts w:ascii="Times New Roman" w:eastAsia="Times New Roman" w:hAnsi="Times New Roman" w:cs="Times New Roman"/>
          <w:color w:val="000000"/>
        </w:rPr>
        <w:t xml:space="preserve"> and germination was </w:t>
      </w:r>
      <w:r w:rsidRPr="00021E5C">
        <w:rPr>
          <w:rFonts w:ascii="Times New Roman" w:eastAsia="Times New Roman" w:hAnsi="Times New Roman" w:cs="Times New Roman"/>
          <w:color w:val="000000"/>
        </w:rPr>
        <w:lastRenderedPageBreak/>
        <w:t>prioritized for that year. PHS was phenotyped on a sub-sample of 100 lines from one location. The sub-sample consisted of all facultative types across all four families, parental checks, and Charles. For 2021, both preliminary yield trials</w:t>
      </w:r>
      <w:r w:rsidR="00EA4B2B">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(480 plots at two locations) were measured for PHS. </w:t>
      </w:r>
    </w:p>
    <w:p w14:paraId="7C82EA95" w14:textId="4C4B07E1"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For germination measurements in 2020, twelve to fifteen additional spikes were sampled from headrows of 444 lines in two locations two days after 50% of the headrow</w:t>
      </w:r>
      <w:r w:rsidR="008C5E27">
        <w:rPr>
          <w:rFonts w:ascii="Times New Roman" w:eastAsia="Times New Roman" w:hAnsi="Times New Roman" w:cs="Times New Roman"/>
          <w:color w:val="000000"/>
        </w:rPr>
        <w:t>s</w:t>
      </w:r>
      <w:r w:rsidRPr="00021E5C">
        <w:rPr>
          <w:rFonts w:ascii="Times New Roman" w:eastAsia="Times New Roman" w:hAnsi="Times New Roman" w:cs="Times New Roman"/>
          <w:color w:val="000000"/>
        </w:rPr>
        <w:t xml:space="preserve"> reached PM for use in germination tests. Some lines were omitted due to poor winter survival and low seed quality. In 2021, fifteen to twenty spikes were sampled from one complete location</w:t>
      </w:r>
      <w:r w:rsidR="00635AE6"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(480 plots</w:t>
      </w:r>
      <w:r w:rsidR="004F4017" w:rsidRPr="00021E5C">
        <w:rPr>
          <w:rFonts w:ascii="Times New Roman" w:eastAsia="Times New Roman" w:hAnsi="Times New Roman" w:cs="Times New Roman"/>
          <w:color w:val="000000"/>
        </w:rPr>
        <w:t>)</w:t>
      </w:r>
      <w:r w:rsidRPr="00021E5C">
        <w:rPr>
          <w:rFonts w:ascii="Times New Roman" w:eastAsia="Times New Roman" w:hAnsi="Times New Roman" w:cs="Times New Roman"/>
          <w:color w:val="000000"/>
        </w:rPr>
        <w:t xml:space="preserve"> and approximately 25% at the second location</w:t>
      </w:r>
      <w:r w:rsidR="00635AE6"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(120 plots). Furthermore, a subset of 240 plots were sampled for an additional 35-40 spikes for malt quality. Of the 240 plots, 120 were selected with shared lines between both locations</w:t>
      </w:r>
      <w:r w:rsidR="004F4017"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(60 lines at both locations) and the remaining 120 plots sampled were split evenly based on seed availability after we appropriated amounts for our germination tests.</w:t>
      </w:r>
    </w:p>
    <w:p w14:paraId="456E403A" w14:textId="12C040F7" w:rsidR="006D3129" w:rsidRPr="00021E5C" w:rsidRDefault="006D3129" w:rsidP="006D3129">
      <w:pPr>
        <w:spacing w:before="240" w:after="0" w:line="240" w:lineRule="auto"/>
        <w:rPr>
          <w:rFonts w:ascii="Times New Roman" w:eastAsia="Times New Roman" w:hAnsi="Times New Roman" w:cs="Times New Roman"/>
          <w:color w:val="000000"/>
        </w:rPr>
      </w:pPr>
      <w:r w:rsidRPr="00021E5C">
        <w:rPr>
          <w:rFonts w:ascii="Times New Roman" w:eastAsia="Times New Roman" w:hAnsi="Times New Roman" w:cs="Times New Roman"/>
          <w:color w:val="000000"/>
        </w:rPr>
        <w:t>Spikes were dried for 48 hours before being hand threshed and frozen at -20 C. Grain was removed from the freezer 24 hours prior to starting the assays and stored at ambient lab temperature and humidity for the duration of the experiment. Germination energy (GE) and germination index</w:t>
      </w:r>
      <w:r w:rsidR="00635AE6" w:rsidRPr="00021E5C">
        <w:rPr>
          <w:rFonts w:ascii="Times New Roman" w:eastAsia="Times New Roman" w:hAnsi="Times New Roman" w:cs="Times New Roman"/>
          <w:color w:val="000000"/>
        </w:rPr>
        <w:t xml:space="preserve"> or rate</w:t>
      </w:r>
      <w:r w:rsidRPr="00021E5C">
        <w:rPr>
          <w:rFonts w:ascii="Times New Roman" w:eastAsia="Times New Roman" w:hAnsi="Times New Roman" w:cs="Times New Roman"/>
          <w:color w:val="000000"/>
        </w:rPr>
        <w:t xml:space="preserve"> (GI) were measured at five time points for 2020: 5 (TP1), 19 (TP2), 47 (TP3), 96 (TP4), and 152 (TP5) days post PM. Germination Energy(GE) and germination index</w:t>
      </w:r>
      <w:r w:rsidR="00635AE6" w:rsidRPr="00021E5C">
        <w:rPr>
          <w:rFonts w:ascii="Times New Roman" w:eastAsia="Times New Roman" w:hAnsi="Times New Roman" w:cs="Times New Roman"/>
          <w:color w:val="000000"/>
        </w:rPr>
        <w:t xml:space="preserve"> or rate </w:t>
      </w:r>
      <w:r w:rsidRPr="00021E5C">
        <w:rPr>
          <w:rFonts w:ascii="Times New Roman" w:eastAsia="Times New Roman" w:hAnsi="Times New Roman" w:cs="Times New Roman"/>
          <w:color w:val="000000"/>
        </w:rPr>
        <w:t>(GI) were measured at eight time points for 2021: 5(TP1), 12(TP1.5), 19 (TP2), 33(TP2.5), 47(TP3), 68 (TP3.5), 96 (TP4) and 152(TP5) days post PM. Germination tests followed the American Society of Brewing Chemists (ASBC) method</w:t>
      </w:r>
      <w:r w:rsidRPr="00021E5C">
        <w:rPr>
          <w:rFonts w:ascii="Times New Roman" w:eastAsia="Times New Roman" w:hAnsi="Times New Roman" w:cs="Times New Roman"/>
          <w:color w:val="FF0000"/>
        </w:rPr>
        <w:t xml:space="preserve"> </w:t>
      </w:r>
      <w:r w:rsidRPr="00021E5C">
        <w:rPr>
          <w:rFonts w:ascii="Times New Roman" w:eastAsia="Times New Roman" w:hAnsi="Times New Roman" w:cs="Times New Roman"/>
          <w:color w:val="000000"/>
        </w:rPr>
        <w:t>for GE with two modifications. The first modification was the use of 30 kernels instead of 100 kernels. The second modification was an extended germination count from 3 days to 5 days in lieu of counting for 3 days and using H</w:t>
      </w:r>
      <w:r w:rsidRPr="00021E5C">
        <w:rPr>
          <w:rFonts w:ascii="Times New Roman" w:eastAsia="Times New Roman" w:hAnsi="Times New Roman" w:cs="Times New Roman"/>
          <w:color w:val="000000"/>
          <w:vertAlign w:val="subscript"/>
        </w:rPr>
        <w:t>2</w:t>
      </w:r>
      <w:r w:rsidRPr="00021E5C">
        <w:rPr>
          <w:rFonts w:ascii="Times New Roman" w:eastAsia="Times New Roman" w:hAnsi="Times New Roman" w:cs="Times New Roman"/>
          <w:color w:val="000000"/>
        </w:rPr>
        <w:t>O</w:t>
      </w:r>
      <w:r w:rsidRPr="00021E5C">
        <w:rPr>
          <w:rFonts w:ascii="Times New Roman" w:eastAsia="Times New Roman" w:hAnsi="Times New Roman" w:cs="Times New Roman"/>
          <w:color w:val="000000"/>
          <w:vertAlign w:val="subscript"/>
        </w:rPr>
        <w:t>2</w:t>
      </w:r>
      <w:r w:rsidRPr="00021E5C">
        <w:rPr>
          <w:rFonts w:ascii="Times New Roman" w:eastAsia="Times New Roman" w:hAnsi="Times New Roman" w:cs="Times New Roman"/>
          <w:color w:val="000000"/>
        </w:rPr>
        <w:t xml:space="preserve"> to break dormancy. In brief, GE was calculated as the percentage germinated kernels after three days and for five days. </w:t>
      </w:r>
      <w:r w:rsidR="00635AE6" w:rsidRPr="00021E5C">
        <w:rPr>
          <w:rFonts w:ascii="Times New Roman" w:eastAsia="Times New Roman" w:hAnsi="Times New Roman" w:cs="Times New Roman"/>
          <w:color w:val="000000"/>
        </w:rPr>
        <w:t>GI</w:t>
      </w:r>
      <w:r w:rsidRPr="00021E5C">
        <w:rPr>
          <w:rFonts w:ascii="Times New Roman" w:eastAsia="Times New Roman" w:hAnsi="Times New Roman" w:cs="Times New Roman"/>
          <w:color w:val="000000"/>
        </w:rPr>
        <w:t xml:space="preserve"> was calculated as: </w:t>
      </w:r>
    </w:p>
    <w:p w14:paraId="31A2D2B4" w14:textId="77777777" w:rsidR="006D3129" w:rsidRPr="00021E5C" w:rsidRDefault="006D3129" w:rsidP="006D3129">
      <w:pPr>
        <w:spacing w:before="240" w:after="0" w:line="240" w:lineRule="auto"/>
        <w:jc w:val="center"/>
        <w:rPr>
          <w:rFonts w:ascii="Times New Roman" w:eastAsia="Times New Roman" w:hAnsi="Times New Roman" w:cs="Times New Roman"/>
        </w:rPr>
      </w:pPr>
      <w:r w:rsidRPr="00021E5C">
        <w:rPr>
          <w:rFonts w:ascii="Times New Roman" w:eastAsia="Times New Roman" w:hAnsi="Times New Roman" w:cs="Times New Roman"/>
          <w:i/>
          <w:iCs/>
          <w:color w:val="000000"/>
        </w:rPr>
        <w:t>3 Day GI =10 (N</w:t>
      </w:r>
      <w:r w:rsidRPr="00021E5C">
        <w:rPr>
          <w:rFonts w:ascii="Times New Roman" w:eastAsia="Times New Roman" w:hAnsi="Times New Roman" w:cs="Times New Roman"/>
          <w:i/>
          <w:iCs/>
          <w:color w:val="000000"/>
          <w:vertAlign w:val="subscript"/>
        </w:rPr>
        <w:t>24</w:t>
      </w:r>
      <w:r w:rsidRPr="00021E5C">
        <w:rPr>
          <w:rFonts w:ascii="Times New Roman" w:eastAsia="Times New Roman" w:hAnsi="Times New Roman" w:cs="Times New Roman"/>
          <w:i/>
          <w:iCs/>
          <w:color w:val="000000"/>
        </w:rPr>
        <w:t>+N</w:t>
      </w:r>
      <w:r w:rsidRPr="00021E5C">
        <w:rPr>
          <w:rFonts w:ascii="Times New Roman" w:eastAsia="Times New Roman" w:hAnsi="Times New Roman" w:cs="Times New Roman"/>
          <w:i/>
          <w:iCs/>
          <w:color w:val="000000"/>
          <w:vertAlign w:val="subscript"/>
        </w:rPr>
        <w:t>48</w:t>
      </w:r>
      <w:r w:rsidRPr="00021E5C">
        <w:rPr>
          <w:rFonts w:ascii="Times New Roman" w:eastAsia="Times New Roman" w:hAnsi="Times New Roman" w:cs="Times New Roman"/>
          <w:i/>
          <w:iCs/>
          <w:color w:val="000000"/>
        </w:rPr>
        <w:t xml:space="preserve"> +N</w:t>
      </w:r>
      <w:r w:rsidRPr="00021E5C">
        <w:rPr>
          <w:rFonts w:ascii="Times New Roman" w:eastAsia="Times New Roman" w:hAnsi="Times New Roman" w:cs="Times New Roman"/>
          <w:i/>
          <w:iCs/>
          <w:color w:val="000000"/>
          <w:vertAlign w:val="subscript"/>
        </w:rPr>
        <w:t>72</w:t>
      </w:r>
      <w:r w:rsidRPr="00021E5C">
        <w:rPr>
          <w:rFonts w:ascii="Times New Roman" w:eastAsia="Times New Roman" w:hAnsi="Times New Roman" w:cs="Times New Roman"/>
          <w:i/>
          <w:iCs/>
          <w:color w:val="000000"/>
        </w:rPr>
        <w:t>)/ (N</w:t>
      </w:r>
      <w:r w:rsidRPr="00021E5C">
        <w:rPr>
          <w:rFonts w:ascii="Times New Roman" w:eastAsia="Times New Roman" w:hAnsi="Times New Roman" w:cs="Times New Roman"/>
          <w:i/>
          <w:iCs/>
          <w:color w:val="000000"/>
          <w:vertAlign w:val="subscript"/>
        </w:rPr>
        <w:t>24</w:t>
      </w:r>
      <w:r w:rsidRPr="00021E5C">
        <w:rPr>
          <w:rFonts w:ascii="Times New Roman" w:eastAsia="Times New Roman" w:hAnsi="Times New Roman" w:cs="Times New Roman"/>
          <w:i/>
          <w:iCs/>
          <w:color w:val="000000"/>
        </w:rPr>
        <w:t>+2N</w:t>
      </w:r>
      <w:r w:rsidRPr="00021E5C">
        <w:rPr>
          <w:rFonts w:ascii="Times New Roman" w:eastAsia="Times New Roman" w:hAnsi="Times New Roman" w:cs="Times New Roman"/>
          <w:i/>
          <w:iCs/>
          <w:color w:val="000000"/>
          <w:vertAlign w:val="subscript"/>
        </w:rPr>
        <w:t>48</w:t>
      </w:r>
      <w:r w:rsidRPr="00021E5C">
        <w:rPr>
          <w:rFonts w:ascii="Times New Roman" w:eastAsia="Times New Roman" w:hAnsi="Times New Roman" w:cs="Times New Roman"/>
          <w:i/>
          <w:iCs/>
          <w:color w:val="000000"/>
        </w:rPr>
        <w:t xml:space="preserve"> +3N</w:t>
      </w:r>
      <w:r w:rsidRPr="00021E5C">
        <w:rPr>
          <w:rFonts w:ascii="Times New Roman" w:eastAsia="Times New Roman" w:hAnsi="Times New Roman" w:cs="Times New Roman"/>
          <w:i/>
          <w:iCs/>
          <w:color w:val="000000"/>
          <w:vertAlign w:val="subscript"/>
        </w:rPr>
        <w:t>72</w:t>
      </w:r>
      <w:r w:rsidRPr="00021E5C">
        <w:rPr>
          <w:rFonts w:ascii="Times New Roman" w:eastAsia="Times New Roman" w:hAnsi="Times New Roman" w:cs="Times New Roman"/>
          <w:i/>
          <w:iCs/>
          <w:color w:val="000000"/>
        </w:rPr>
        <w:t>)</w:t>
      </w:r>
    </w:p>
    <w:p w14:paraId="4E7A10DE" w14:textId="77777777" w:rsidR="006D3129" w:rsidRPr="00021E5C" w:rsidRDefault="006D3129" w:rsidP="006D3129">
      <w:pPr>
        <w:spacing w:before="240" w:after="0" w:line="240" w:lineRule="auto"/>
        <w:jc w:val="center"/>
        <w:rPr>
          <w:rFonts w:ascii="Times New Roman" w:eastAsia="Times New Roman" w:hAnsi="Times New Roman" w:cs="Times New Roman"/>
        </w:rPr>
      </w:pPr>
      <w:r w:rsidRPr="00021E5C">
        <w:rPr>
          <w:rFonts w:ascii="Times New Roman" w:eastAsia="Times New Roman" w:hAnsi="Times New Roman" w:cs="Times New Roman"/>
          <w:i/>
          <w:iCs/>
          <w:color w:val="000000"/>
        </w:rPr>
        <w:t>5 Day GI =10 (N</w:t>
      </w:r>
      <w:r w:rsidRPr="00021E5C">
        <w:rPr>
          <w:rFonts w:ascii="Times New Roman" w:eastAsia="Times New Roman" w:hAnsi="Times New Roman" w:cs="Times New Roman"/>
          <w:i/>
          <w:iCs/>
          <w:color w:val="000000"/>
          <w:vertAlign w:val="subscript"/>
        </w:rPr>
        <w:t>24</w:t>
      </w:r>
      <w:r w:rsidRPr="00021E5C">
        <w:rPr>
          <w:rFonts w:ascii="Times New Roman" w:eastAsia="Times New Roman" w:hAnsi="Times New Roman" w:cs="Times New Roman"/>
          <w:i/>
          <w:iCs/>
          <w:color w:val="000000"/>
        </w:rPr>
        <w:t>+N</w:t>
      </w:r>
      <w:r w:rsidRPr="00021E5C">
        <w:rPr>
          <w:rFonts w:ascii="Times New Roman" w:eastAsia="Times New Roman" w:hAnsi="Times New Roman" w:cs="Times New Roman"/>
          <w:i/>
          <w:iCs/>
          <w:color w:val="000000"/>
          <w:vertAlign w:val="subscript"/>
        </w:rPr>
        <w:t>48</w:t>
      </w:r>
      <w:r w:rsidRPr="00021E5C">
        <w:rPr>
          <w:rFonts w:ascii="Times New Roman" w:eastAsia="Times New Roman" w:hAnsi="Times New Roman" w:cs="Times New Roman"/>
          <w:i/>
          <w:iCs/>
          <w:color w:val="000000"/>
        </w:rPr>
        <w:t xml:space="preserve"> +N</w:t>
      </w:r>
      <w:r w:rsidRPr="00021E5C">
        <w:rPr>
          <w:rFonts w:ascii="Times New Roman" w:eastAsia="Times New Roman" w:hAnsi="Times New Roman" w:cs="Times New Roman"/>
          <w:i/>
          <w:iCs/>
          <w:color w:val="000000"/>
          <w:vertAlign w:val="subscript"/>
        </w:rPr>
        <w:t>72</w:t>
      </w:r>
      <w:r w:rsidRPr="00021E5C">
        <w:rPr>
          <w:rFonts w:ascii="Times New Roman" w:eastAsia="Times New Roman" w:hAnsi="Times New Roman" w:cs="Times New Roman"/>
          <w:i/>
          <w:iCs/>
          <w:color w:val="000000"/>
        </w:rPr>
        <w:t xml:space="preserve"> +N</w:t>
      </w:r>
      <w:r w:rsidRPr="00021E5C">
        <w:rPr>
          <w:rFonts w:ascii="Times New Roman" w:eastAsia="Times New Roman" w:hAnsi="Times New Roman" w:cs="Times New Roman"/>
          <w:i/>
          <w:iCs/>
          <w:color w:val="000000"/>
          <w:vertAlign w:val="subscript"/>
        </w:rPr>
        <w:t>96</w:t>
      </w:r>
      <w:r w:rsidRPr="00021E5C">
        <w:rPr>
          <w:rFonts w:ascii="Times New Roman" w:eastAsia="Times New Roman" w:hAnsi="Times New Roman" w:cs="Times New Roman"/>
          <w:i/>
          <w:iCs/>
          <w:color w:val="000000"/>
        </w:rPr>
        <w:t>+N</w:t>
      </w:r>
      <w:r w:rsidRPr="00021E5C">
        <w:rPr>
          <w:rFonts w:ascii="Times New Roman" w:eastAsia="Times New Roman" w:hAnsi="Times New Roman" w:cs="Times New Roman"/>
          <w:i/>
          <w:iCs/>
          <w:color w:val="000000"/>
          <w:vertAlign w:val="subscript"/>
        </w:rPr>
        <w:t>120</w:t>
      </w:r>
      <w:r w:rsidRPr="00021E5C">
        <w:rPr>
          <w:rFonts w:ascii="Times New Roman" w:eastAsia="Times New Roman" w:hAnsi="Times New Roman" w:cs="Times New Roman"/>
          <w:i/>
          <w:iCs/>
          <w:color w:val="000000"/>
        </w:rPr>
        <w:t>)/ (N</w:t>
      </w:r>
      <w:r w:rsidRPr="00021E5C">
        <w:rPr>
          <w:rFonts w:ascii="Times New Roman" w:eastAsia="Times New Roman" w:hAnsi="Times New Roman" w:cs="Times New Roman"/>
          <w:i/>
          <w:iCs/>
          <w:color w:val="000000"/>
          <w:vertAlign w:val="subscript"/>
        </w:rPr>
        <w:t>24</w:t>
      </w:r>
      <w:r w:rsidRPr="00021E5C">
        <w:rPr>
          <w:rFonts w:ascii="Times New Roman" w:eastAsia="Times New Roman" w:hAnsi="Times New Roman" w:cs="Times New Roman"/>
          <w:i/>
          <w:iCs/>
          <w:color w:val="000000"/>
        </w:rPr>
        <w:t>+2N</w:t>
      </w:r>
      <w:r w:rsidRPr="00021E5C">
        <w:rPr>
          <w:rFonts w:ascii="Times New Roman" w:eastAsia="Times New Roman" w:hAnsi="Times New Roman" w:cs="Times New Roman"/>
          <w:i/>
          <w:iCs/>
          <w:color w:val="000000"/>
          <w:vertAlign w:val="subscript"/>
        </w:rPr>
        <w:t>48</w:t>
      </w:r>
      <w:r w:rsidRPr="00021E5C">
        <w:rPr>
          <w:rFonts w:ascii="Times New Roman" w:eastAsia="Times New Roman" w:hAnsi="Times New Roman" w:cs="Times New Roman"/>
          <w:i/>
          <w:iCs/>
          <w:color w:val="000000"/>
        </w:rPr>
        <w:t xml:space="preserve"> +3N</w:t>
      </w:r>
      <w:r w:rsidRPr="00021E5C">
        <w:rPr>
          <w:rFonts w:ascii="Times New Roman" w:eastAsia="Times New Roman" w:hAnsi="Times New Roman" w:cs="Times New Roman"/>
          <w:i/>
          <w:iCs/>
          <w:color w:val="000000"/>
          <w:vertAlign w:val="subscript"/>
        </w:rPr>
        <w:t>72</w:t>
      </w:r>
      <w:r w:rsidRPr="00021E5C">
        <w:rPr>
          <w:rFonts w:ascii="Times New Roman" w:eastAsia="Times New Roman" w:hAnsi="Times New Roman" w:cs="Times New Roman"/>
          <w:i/>
          <w:iCs/>
          <w:color w:val="000000"/>
        </w:rPr>
        <w:t>+4N</w:t>
      </w:r>
      <w:r w:rsidRPr="00021E5C">
        <w:rPr>
          <w:rFonts w:ascii="Times New Roman" w:eastAsia="Times New Roman" w:hAnsi="Times New Roman" w:cs="Times New Roman"/>
          <w:i/>
          <w:iCs/>
          <w:color w:val="000000"/>
          <w:vertAlign w:val="subscript"/>
        </w:rPr>
        <w:t>96</w:t>
      </w:r>
      <w:r w:rsidRPr="00021E5C">
        <w:rPr>
          <w:rFonts w:ascii="Times New Roman" w:eastAsia="Times New Roman" w:hAnsi="Times New Roman" w:cs="Times New Roman"/>
          <w:i/>
          <w:iCs/>
          <w:color w:val="000000"/>
        </w:rPr>
        <w:t xml:space="preserve"> +5N</w:t>
      </w:r>
      <w:r w:rsidRPr="00021E5C">
        <w:rPr>
          <w:rFonts w:ascii="Times New Roman" w:eastAsia="Times New Roman" w:hAnsi="Times New Roman" w:cs="Times New Roman"/>
          <w:i/>
          <w:iCs/>
          <w:color w:val="000000"/>
          <w:vertAlign w:val="subscript"/>
        </w:rPr>
        <w:t>120</w:t>
      </w:r>
      <w:r w:rsidRPr="00021E5C">
        <w:rPr>
          <w:rFonts w:ascii="Times New Roman" w:eastAsia="Times New Roman" w:hAnsi="Times New Roman" w:cs="Times New Roman"/>
          <w:i/>
          <w:iCs/>
          <w:color w:val="000000"/>
        </w:rPr>
        <w:t>)</w:t>
      </w:r>
    </w:p>
    <w:p w14:paraId="3BE5E772" w14:textId="0113E2DB"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where N</w:t>
      </w:r>
      <w:r w:rsidRPr="00021E5C">
        <w:rPr>
          <w:rFonts w:ascii="Times New Roman" w:eastAsia="Times New Roman" w:hAnsi="Times New Roman" w:cs="Times New Roman"/>
          <w:color w:val="000000"/>
          <w:vertAlign w:val="subscript"/>
        </w:rPr>
        <w:t>24</w:t>
      </w:r>
      <w:r w:rsidRPr="00021E5C">
        <w:rPr>
          <w:rFonts w:ascii="Times New Roman" w:eastAsia="Times New Roman" w:hAnsi="Times New Roman" w:cs="Times New Roman"/>
          <w:color w:val="000000"/>
        </w:rPr>
        <w:t>, N</w:t>
      </w:r>
      <w:r w:rsidRPr="00021E5C">
        <w:rPr>
          <w:rFonts w:ascii="Times New Roman" w:eastAsia="Times New Roman" w:hAnsi="Times New Roman" w:cs="Times New Roman"/>
          <w:color w:val="000000"/>
          <w:vertAlign w:val="subscript"/>
        </w:rPr>
        <w:t>48</w:t>
      </w:r>
      <w:r w:rsidRPr="00021E5C">
        <w:rPr>
          <w:rFonts w:ascii="Times New Roman" w:eastAsia="Times New Roman" w:hAnsi="Times New Roman" w:cs="Times New Roman"/>
          <w:color w:val="000000"/>
        </w:rPr>
        <w:t>, N</w:t>
      </w:r>
      <w:r w:rsidRPr="00021E5C">
        <w:rPr>
          <w:rFonts w:ascii="Times New Roman" w:eastAsia="Times New Roman" w:hAnsi="Times New Roman" w:cs="Times New Roman"/>
          <w:color w:val="000000"/>
          <w:vertAlign w:val="subscript"/>
        </w:rPr>
        <w:t>72</w:t>
      </w:r>
      <w:r w:rsidRPr="00021E5C">
        <w:rPr>
          <w:rFonts w:ascii="Times New Roman" w:eastAsia="Times New Roman" w:hAnsi="Times New Roman" w:cs="Times New Roman"/>
          <w:color w:val="000000"/>
        </w:rPr>
        <w:t>, N</w:t>
      </w:r>
      <w:r w:rsidRPr="00021E5C">
        <w:rPr>
          <w:rFonts w:ascii="Times New Roman" w:eastAsia="Times New Roman" w:hAnsi="Times New Roman" w:cs="Times New Roman"/>
          <w:color w:val="000000"/>
          <w:vertAlign w:val="subscript"/>
        </w:rPr>
        <w:t>96</w:t>
      </w:r>
      <w:r w:rsidRPr="00021E5C">
        <w:rPr>
          <w:rFonts w:ascii="Times New Roman" w:eastAsia="Times New Roman" w:hAnsi="Times New Roman" w:cs="Times New Roman"/>
          <w:color w:val="000000"/>
        </w:rPr>
        <w:t xml:space="preserve"> and N</w:t>
      </w:r>
      <w:r w:rsidRPr="00021E5C">
        <w:rPr>
          <w:rFonts w:ascii="Times New Roman" w:eastAsia="Times New Roman" w:hAnsi="Times New Roman" w:cs="Times New Roman"/>
          <w:color w:val="000000"/>
          <w:vertAlign w:val="subscript"/>
        </w:rPr>
        <w:t xml:space="preserve">120 </w:t>
      </w:r>
      <w:r w:rsidRPr="00021E5C">
        <w:rPr>
          <w:rFonts w:ascii="Times New Roman" w:eastAsia="Times New Roman" w:hAnsi="Times New Roman" w:cs="Times New Roman"/>
          <w:color w:val="000000"/>
        </w:rPr>
        <w:t>were the number of germinated kernels at 24, 48, 72, 96 and 120 hours after the start of the assay. For analysis GI was scaled by GE as GI</w:t>
      </w:r>
      <w:r w:rsidRPr="00021E5C">
        <w:rPr>
          <w:rFonts w:ascii="Times New Roman" w:eastAsia="Times New Roman" w:hAnsi="Times New Roman" w:cs="Times New Roman"/>
          <w:color w:val="000000"/>
          <w:vertAlign w:val="subscript"/>
        </w:rPr>
        <w:t>scale</w:t>
      </w:r>
      <w:r w:rsidRPr="00021E5C">
        <w:rPr>
          <w:rFonts w:ascii="Times New Roman" w:eastAsia="Times New Roman" w:hAnsi="Times New Roman" w:cs="Times New Roman"/>
          <w:color w:val="000000"/>
        </w:rPr>
        <w:t xml:space="preserve"> = GI*GE to account for low germination at TP1 and TP2.  </w:t>
      </w:r>
      <w:commentRangeStart w:id="0"/>
      <w:commentRangeStart w:id="1"/>
      <w:r w:rsidRPr="00021E5C">
        <w:rPr>
          <w:rFonts w:ascii="Times New Roman" w:eastAsia="Times New Roman" w:hAnsi="Times New Roman" w:cs="Times New Roman"/>
          <w:color w:val="000000"/>
        </w:rPr>
        <w:t>For TP1 in 2020, a subset of the lines (223) was phenotyped compared to the remaining timepoints (444</w:t>
      </w:r>
      <w:del w:id="2" w:author="Karl Hans Kunze" w:date="2022-02-28T08:40:00Z">
        <w:r w:rsidRPr="00021E5C" w:rsidDel="000B5A4A">
          <w:rPr>
            <w:rFonts w:ascii="Times New Roman" w:eastAsia="Times New Roman" w:hAnsi="Times New Roman" w:cs="Times New Roman"/>
            <w:color w:val="000000"/>
          </w:rPr>
          <w:delText xml:space="preserve">). </w:delText>
        </w:r>
        <w:commentRangeEnd w:id="0"/>
        <w:r w:rsidR="008C5E27" w:rsidDel="000B5A4A">
          <w:rPr>
            <w:rStyle w:val="CommentReference"/>
          </w:rPr>
          <w:commentReference w:id="0"/>
        </w:r>
        <w:commentRangeEnd w:id="1"/>
        <w:r w:rsidR="000B5A4A" w:rsidDel="000B5A4A">
          <w:rPr>
            <w:rStyle w:val="CommentReference"/>
          </w:rPr>
          <w:commentReference w:id="1"/>
        </w:r>
        <w:r w:rsidRPr="00021E5C" w:rsidDel="000B5A4A">
          <w:rPr>
            <w:rFonts w:ascii="Times New Roman" w:eastAsia="Times New Roman" w:hAnsi="Times New Roman" w:cs="Times New Roman"/>
            <w:color w:val="000000"/>
          </w:rPr>
          <w:delText>The TP1 subsample included for the remaining lines</w:delText>
        </w:r>
        <w:r w:rsidR="00223B9B" w:rsidDel="000B5A4A">
          <w:rPr>
            <w:rStyle w:val="CommentReference"/>
          </w:rPr>
          <w:commentReference w:id="3"/>
        </w:r>
      </w:del>
      <w:r w:rsidR="00625B55">
        <w:rPr>
          <w:rStyle w:val="CommentReference"/>
        </w:rPr>
        <w:commentReference w:id="4"/>
      </w:r>
      <w:del w:id="5" w:author="Karl Hans Kunze" w:date="2022-02-28T08:40:00Z">
        <w:r w:rsidRPr="00021E5C" w:rsidDel="000B5A4A">
          <w:rPr>
            <w:rFonts w:ascii="Times New Roman" w:eastAsia="Times New Roman" w:hAnsi="Times New Roman" w:cs="Times New Roman"/>
            <w:color w:val="000000"/>
          </w:rPr>
          <w:delText xml:space="preserve">. </w:delText>
        </w:r>
      </w:del>
      <w:commentRangeStart w:id="3"/>
      <w:commentRangeStart w:id="4"/>
      <w:commentRangeEnd w:id="3"/>
      <w:commentRangeEnd w:id="4"/>
      <w:r w:rsidRPr="00021E5C">
        <w:rPr>
          <w:rFonts w:ascii="Times New Roman" w:eastAsia="Times New Roman" w:hAnsi="Times New Roman" w:cs="Times New Roman"/>
          <w:color w:val="000000"/>
        </w:rPr>
        <w:t>For sampling in 2022, we sampled one complete location</w:t>
      </w:r>
      <w:r w:rsidR="004F4017"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(480 plots) and 120 plots at the second location. For the second location, 60 of the 120 lines were sampled based on a range of their respective GE and GI rates measured from the previous field season. The remaining 60 samples consisted of sampling check </w:t>
      </w:r>
      <w:ins w:id="6" w:author="Karl Hans Kunze" w:date="2022-02-28T08:47:00Z">
        <w:r w:rsidR="000B5A4A">
          <w:rPr>
            <w:rFonts w:ascii="Times New Roman" w:eastAsia="Times New Roman" w:hAnsi="Times New Roman" w:cs="Times New Roman"/>
            <w:color w:val="000000"/>
          </w:rPr>
          <w:t xml:space="preserve">sampling of lines that had sufficient amounts of seed for both germination tests and </w:t>
        </w:r>
      </w:ins>
      <w:ins w:id="7" w:author="Karl Hans Kunze" w:date="2022-02-28T08:48:00Z">
        <w:r w:rsidR="000B5A4A">
          <w:rPr>
            <w:rFonts w:ascii="Times New Roman" w:eastAsia="Times New Roman" w:hAnsi="Times New Roman" w:cs="Times New Roman"/>
            <w:color w:val="000000"/>
          </w:rPr>
          <w:t>teaball malt samples.</w:t>
        </w:r>
      </w:ins>
    </w:p>
    <w:p w14:paraId="7DECCF3C" w14:textId="30E3116F"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 xml:space="preserve">In addition to measuring germination, a </w:t>
      </w:r>
      <w:del w:id="8" w:author="Mark Earl Sorrells" w:date="2022-02-26T14:37:00Z">
        <w:r w:rsidRPr="00021E5C" w:rsidDel="00C92106">
          <w:rPr>
            <w:rFonts w:ascii="Times New Roman" w:eastAsia="Times New Roman" w:hAnsi="Times New Roman" w:cs="Times New Roman"/>
            <w:color w:val="000000"/>
          </w:rPr>
          <w:delText>120 line</w:delText>
        </w:r>
      </w:del>
      <w:r w:rsidR="00C92106" w:rsidRPr="00021E5C">
        <w:rPr>
          <w:rFonts w:ascii="Times New Roman" w:eastAsia="Times New Roman" w:hAnsi="Times New Roman" w:cs="Times New Roman"/>
          <w:color w:val="000000"/>
        </w:rPr>
        <w:t>120-line</w:t>
      </w:r>
      <w:r w:rsidRPr="00021E5C">
        <w:rPr>
          <w:rFonts w:ascii="Times New Roman" w:eastAsia="Times New Roman" w:hAnsi="Times New Roman" w:cs="Times New Roman"/>
          <w:color w:val="000000"/>
        </w:rPr>
        <w:t xml:space="preserve"> subset previously mentioned were sent to the USDA Cereal Crops </w:t>
      </w:r>
      <w:r w:rsidR="007C0B12">
        <w:rPr>
          <w:rFonts w:ascii="Times New Roman" w:eastAsia="Times New Roman" w:hAnsi="Times New Roman" w:cs="Times New Roman"/>
          <w:color w:val="000000"/>
        </w:rPr>
        <w:t>R</w:t>
      </w:r>
      <w:r w:rsidRPr="00021E5C">
        <w:rPr>
          <w:rFonts w:ascii="Times New Roman" w:eastAsia="Times New Roman" w:hAnsi="Times New Roman" w:cs="Times New Roman"/>
          <w:color w:val="000000"/>
        </w:rPr>
        <w:t>esearch unit(CCRU) in Madison, WI. The small grain samples were frozen upon arrival. Each line was malted in single replicates at two different time points 67 days post PM and 152 post PM, a modification from our original plan of 47</w:t>
      </w:r>
      <w:r w:rsidR="007E513A">
        <w:rPr>
          <w:rFonts w:ascii="Times New Roman" w:eastAsia="Times New Roman" w:hAnsi="Times New Roman" w:cs="Times New Roman"/>
          <w:color w:val="000000"/>
        </w:rPr>
        <w:t xml:space="preserve"> and </w:t>
      </w:r>
      <w:r w:rsidRPr="00021E5C">
        <w:rPr>
          <w:rFonts w:ascii="Times New Roman" w:eastAsia="Times New Roman" w:hAnsi="Times New Roman" w:cs="Times New Roman"/>
          <w:color w:val="000000"/>
        </w:rPr>
        <w:t xml:space="preserve">111 days post PM due to substantial observed dormancy at 47 days post PM. Due to limits on how many tea ball samples could be malted at one time, the samples were malted in batches every week for two months. Malting procedure and analysis were performed </w:t>
      </w:r>
      <w:r w:rsidR="007E513A">
        <w:rPr>
          <w:rFonts w:ascii="Times New Roman" w:eastAsia="Times New Roman" w:hAnsi="Times New Roman" w:cs="Times New Roman"/>
          <w:color w:val="000000"/>
        </w:rPr>
        <w:t>using</w:t>
      </w:r>
      <w:r w:rsidR="007E513A"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the methods described by </w:t>
      </w:r>
      <w:r w:rsidR="00635AE6" w:rsidRPr="00021E5C">
        <w:rPr>
          <w:rFonts w:ascii="Times New Roman" w:hAnsi="Times New Roman" w:cs="Times New Roman"/>
        </w:rPr>
        <w:t>Schmitt &amp; Budde 2011</w:t>
      </w:r>
      <w:r w:rsidR="001F38AD" w:rsidRPr="00021E5C">
        <w:rPr>
          <w:rFonts w:ascii="Times New Roman" w:eastAsia="Times New Roman" w:hAnsi="Times New Roman" w:cs="Times New Roman"/>
          <w:color w:val="000000"/>
        </w:rPr>
        <w:t>.</w:t>
      </w:r>
      <w:r w:rsidRPr="00021E5C">
        <w:rPr>
          <w:rFonts w:ascii="Times New Roman" w:eastAsia="Times New Roman" w:hAnsi="Times New Roman" w:cs="Times New Roman"/>
          <w:color w:val="000000"/>
        </w:rPr>
        <w:t xml:space="preserve"> We are still waiting </w:t>
      </w:r>
      <w:r w:rsidR="007E513A">
        <w:rPr>
          <w:rFonts w:ascii="Times New Roman" w:eastAsia="Times New Roman" w:hAnsi="Times New Roman" w:cs="Times New Roman"/>
          <w:color w:val="000000"/>
        </w:rPr>
        <w:t>for</w:t>
      </w:r>
      <w:r w:rsidR="007E513A"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the last batch to be </w:t>
      </w:r>
      <w:r w:rsidR="001F38AD" w:rsidRPr="00021E5C">
        <w:rPr>
          <w:rFonts w:ascii="Times New Roman" w:eastAsia="Times New Roman" w:hAnsi="Times New Roman" w:cs="Times New Roman"/>
          <w:color w:val="000000"/>
        </w:rPr>
        <w:t>analyzed and</w:t>
      </w:r>
      <w:r w:rsidRPr="00021E5C">
        <w:rPr>
          <w:rFonts w:ascii="Times New Roman" w:eastAsia="Times New Roman" w:hAnsi="Times New Roman" w:cs="Times New Roman"/>
          <w:color w:val="000000"/>
        </w:rPr>
        <w:t xml:space="preserve"> </w:t>
      </w:r>
      <w:r w:rsidR="007E513A">
        <w:rPr>
          <w:rFonts w:ascii="Times New Roman" w:eastAsia="Times New Roman" w:hAnsi="Times New Roman" w:cs="Times New Roman"/>
          <w:color w:val="000000"/>
        </w:rPr>
        <w:t>we will</w:t>
      </w:r>
      <w:r w:rsidRPr="00021E5C">
        <w:rPr>
          <w:rFonts w:ascii="Times New Roman" w:eastAsia="Times New Roman" w:hAnsi="Times New Roman" w:cs="Times New Roman"/>
          <w:color w:val="000000"/>
        </w:rPr>
        <w:t xml:space="preserve"> write a supplemental report once the complete malting data for the winter barley becomes available. Preliminary results indicate that there was significant dormancy for some lines when the grain was malted at 68 days post PM, </w:t>
      </w:r>
      <w:r w:rsidR="007E513A">
        <w:rPr>
          <w:rFonts w:ascii="Times New Roman" w:eastAsia="Times New Roman" w:hAnsi="Times New Roman" w:cs="Times New Roman"/>
          <w:color w:val="000000"/>
        </w:rPr>
        <w:t>as indicated by th</w:t>
      </w:r>
      <w:r w:rsidRPr="00021E5C">
        <w:rPr>
          <w:rFonts w:ascii="Times New Roman" w:eastAsia="Times New Roman" w:hAnsi="Times New Roman" w:cs="Times New Roman"/>
          <w:color w:val="000000"/>
        </w:rPr>
        <w:t>e high beta glucan levels.</w:t>
      </w:r>
    </w:p>
    <w:p w14:paraId="00D7344D" w14:textId="77777777" w:rsidR="006D3129" w:rsidRPr="00021E5C" w:rsidRDefault="006D3129" w:rsidP="006D3129">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 xml:space="preserve">                   </w:t>
      </w:r>
    </w:p>
    <w:p w14:paraId="5AFE190E" w14:textId="3F810827" w:rsidR="006D3129" w:rsidRPr="00021E5C" w:rsidRDefault="006D3129" w:rsidP="006D3129">
      <w:pPr>
        <w:spacing w:before="240" w:after="24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 xml:space="preserve">We previously reported development of a high-throughput Kompetitive Allele Specific Primer (KASP) marker AlaAT1_L214F for the causal mutation in </w:t>
      </w:r>
      <w:r w:rsidRPr="00021E5C">
        <w:rPr>
          <w:rFonts w:ascii="Times New Roman" w:eastAsia="Times New Roman" w:hAnsi="Times New Roman" w:cs="Times New Roman"/>
          <w:i/>
          <w:iCs/>
          <w:color w:val="000000"/>
        </w:rPr>
        <w:t xml:space="preserve">HvAlaAT1 </w:t>
      </w:r>
      <w:r w:rsidRPr="00021E5C">
        <w:rPr>
          <w:rFonts w:ascii="Times New Roman" w:eastAsia="Times New Roman" w:hAnsi="Times New Roman" w:cs="Times New Roman"/>
          <w:color w:val="000000"/>
        </w:rPr>
        <w:t xml:space="preserve">discovered by Sato et al. (2016). We also developed KASP assays for a SNP in the 5’ UTR of </w:t>
      </w:r>
      <w:r w:rsidRPr="00021E5C">
        <w:rPr>
          <w:rFonts w:ascii="Times New Roman" w:eastAsia="Times New Roman" w:hAnsi="Times New Roman" w:cs="Times New Roman"/>
          <w:i/>
          <w:iCs/>
          <w:color w:val="000000"/>
        </w:rPr>
        <w:t xml:space="preserve">HvGA20ox1 </w:t>
      </w:r>
      <w:r w:rsidRPr="00021E5C">
        <w:rPr>
          <w:rFonts w:ascii="Times New Roman" w:eastAsia="Times New Roman" w:hAnsi="Times New Roman" w:cs="Times New Roman"/>
          <w:color w:val="000000"/>
        </w:rPr>
        <w:t xml:space="preserve">(GA20ox1_331_5UTR), the E165Q mutation in </w:t>
      </w:r>
      <w:r w:rsidRPr="00021E5C">
        <w:rPr>
          <w:rFonts w:ascii="Times New Roman" w:eastAsia="Times New Roman" w:hAnsi="Times New Roman" w:cs="Times New Roman"/>
          <w:i/>
          <w:iCs/>
          <w:color w:val="000000"/>
        </w:rPr>
        <w:t xml:space="preserve">HvMKK3 </w:t>
      </w:r>
      <w:r w:rsidRPr="00021E5C">
        <w:rPr>
          <w:rFonts w:ascii="Times New Roman" w:eastAsia="Times New Roman" w:hAnsi="Times New Roman" w:cs="Times New Roman"/>
          <w:color w:val="000000"/>
        </w:rPr>
        <w:t xml:space="preserve">identified in Vetch et al. (2020) for both spring barley and winter barley. A summary of the </w:t>
      </w:r>
      <w:r w:rsidR="00244E96" w:rsidRPr="00021E5C">
        <w:rPr>
          <w:rFonts w:ascii="Times New Roman" w:eastAsia="Times New Roman" w:hAnsi="Times New Roman" w:cs="Times New Roman"/>
          <w:color w:val="000000"/>
        </w:rPr>
        <w:t xml:space="preserve">winter barley </w:t>
      </w:r>
      <w:r w:rsidRPr="00021E5C">
        <w:rPr>
          <w:rFonts w:ascii="Times New Roman" w:eastAsia="Times New Roman" w:hAnsi="Times New Roman" w:cs="Times New Roman"/>
          <w:color w:val="000000"/>
        </w:rPr>
        <w:t>haplotypes for the parent lines and checks are found in QTL x environment modeling of malting barley preharvest sprouting</w:t>
      </w:r>
      <w:r w:rsidR="00244E96"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(Sweeney et al. 2021). All </w:t>
      </w:r>
      <w:r w:rsidR="003A3B6A">
        <w:rPr>
          <w:rFonts w:ascii="Times New Roman" w:eastAsia="Times New Roman" w:hAnsi="Times New Roman" w:cs="Times New Roman"/>
          <w:color w:val="000000"/>
        </w:rPr>
        <w:t xml:space="preserve">winter and facultative </w:t>
      </w:r>
      <w:r w:rsidRPr="00021E5C">
        <w:rPr>
          <w:rFonts w:ascii="Times New Roman" w:eastAsia="Times New Roman" w:hAnsi="Times New Roman" w:cs="Times New Roman"/>
          <w:color w:val="000000"/>
        </w:rPr>
        <w:t xml:space="preserve">experimental lines and parent genotypes were monomorphic for dormant HvMKK3. The check lines Charles and Endeavor </w:t>
      </w:r>
      <w:r w:rsidR="003A3B6A">
        <w:rPr>
          <w:rFonts w:ascii="Times New Roman" w:eastAsia="Times New Roman" w:hAnsi="Times New Roman" w:cs="Times New Roman"/>
          <w:color w:val="000000"/>
        </w:rPr>
        <w:t xml:space="preserve">were </w:t>
      </w:r>
      <w:r w:rsidRPr="00021E5C">
        <w:rPr>
          <w:rFonts w:ascii="Times New Roman" w:eastAsia="Times New Roman" w:hAnsi="Times New Roman" w:cs="Times New Roman"/>
          <w:color w:val="000000"/>
        </w:rPr>
        <w:t xml:space="preserve">used as </w:t>
      </w:r>
      <w:r w:rsidR="003A3B6A">
        <w:rPr>
          <w:rFonts w:ascii="Times New Roman" w:eastAsia="Times New Roman" w:hAnsi="Times New Roman" w:cs="Times New Roman"/>
          <w:color w:val="000000"/>
        </w:rPr>
        <w:t>PHS</w:t>
      </w:r>
      <w:r w:rsidR="003A3B6A"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susceptibility check</w:t>
      </w:r>
      <w:r w:rsidR="003A3B6A">
        <w:rPr>
          <w:rFonts w:ascii="Times New Roman" w:eastAsia="Times New Roman" w:hAnsi="Times New Roman" w:cs="Times New Roman"/>
          <w:color w:val="000000"/>
        </w:rPr>
        <w:t>s</w:t>
      </w:r>
      <w:r w:rsidRPr="00021E5C">
        <w:rPr>
          <w:rFonts w:ascii="Times New Roman" w:eastAsia="Times New Roman" w:hAnsi="Times New Roman" w:cs="Times New Roman"/>
          <w:color w:val="000000"/>
        </w:rPr>
        <w:t xml:space="preserve"> in 2020 and 2021</w:t>
      </w:r>
      <w:r w:rsidR="003A3B6A">
        <w:rPr>
          <w:rFonts w:ascii="Times New Roman" w:eastAsia="Times New Roman" w:hAnsi="Times New Roman" w:cs="Times New Roman"/>
          <w:color w:val="000000"/>
        </w:rPr>
        <w:t>,</w:t>
      </w:r>
      <w:r w:rsidRPr="00021E5C">
        <w:rPr>
          <w:rFonts w:ascii="Times New Roman" w:eastAsia="Times New Roman" w:hAnsi="Times New Roman" w:cs="Times New Roman"/>
          <w:color w:val="000000"/>
        </w:rPr>
        <w:t xml:space="preserve"> respectively, </w:t>
      </w:r>
      <w:r w:rsidR="003A3B6A">
        <w:rPr>
          <w:rFonts w:ascii="Times New Roman" w:eastAsia="Times New Roman" w:hAnsi="Times New Roman" w:cs="Times New Roman"/>
          <w:color w:val="000000"/>
        </w:rPr>
        <w:t xml:space="preserve">and </w:t>
      </w:r>
      <w:r w:rsidRPr="00021E5C">
        <w:rPr>
          <w:rFonts w:ascii="Times New Roman" w:eastAsia="Times New Roman" w:hAnsi="Times New Roman" w:cs="Times New Roman"/>
          <w:color w:val="000000"/>
        </w:rPr>
        <w:t xml:space="preserve">have the highly non-dormant (N*) allele for MKK3 and the dormant AlaAT(D) allele, however we cannot make specific conclusions about this haplotype given the low </w:t>
      </w:r>
      <w:r w:rsidR="00525653" w:rsidRPr="00021E5C">
        <w:rPr>
          <w:rFonts w:ascii="Times New Roman" w:eastAsia="Times New Roman" w:hAnsi="Times New Roman" w:cs="Times New Roman"/>
          <w:color w:val="000000"/>
        </w:rPr>
        <w:t>representation</w:t>
      </w:r>
      <w:r w:rsidRPr="00021E5C">
        <w:rPr>
          <w:rFonts w:ascii="Times New Roman" w:eastAsia="Times New Roman" w:hAnsi="Times New Roman" w:cs="Times New Roman"/>
          <w:color w:val="000000"/>
        </w:rPr>
        <w:t xml:space="preserve"> in the </w:t>
      </w:r>
      <w:r w:rsidR="00244E96" w:rsidRPr="00021E5C">
        <w:rPr>
          <w:rFonts w:ascii="Times New Roman" w:eastAsia="Times New Roman" w:hAnsi="Times New Roman" w:cs="Times New Roman"/>
          <w:color w:val="000000"/>
        </w:rPr>
        <w:t xml:space="preserve">winter barley </w:t>
      </w:r>
      <w:r w:rsidRPr="00021E5C">
        <w:rPr>
          <w:rFonts w:ascii="Times New Roman" w:eastAsia="Times New Roman" w:hAnsi="Times New Roman" w:cs="Times New Roman"/>
          <w:color w:val="000000"/>
        </w:rPr>
        <w:t>population.</w:t>
      </w:r>
    </w:p>
    <w:p w14:paraId="409032D6" w14:textId="6023DF9E" w:rsidR="006D3129" w:rsidRPr="00021E5C" w:rsidRDefault="006D3129" w:rsidP="006D3129">
      <w:pPr>
        <w:spacing w:before="240" w:after="0" w:line="240" w:lineRule="auto"/>
        <w:rPr>
          <w:rFonts w:ascii="Times New Roman" w:eastAsia="Times New Roman" w:hAnsi="Times New Roman" w:cs="Times New Roman"/>
          <w:color w:val="000000"/>
          <w:shd w:val="clear" w:color="auto" w:fill="FFFFFF"/>
        </w:rPr>
      </w:pPr>
      <w:r w:rsidRPr="00021E5C">
        <w:rPr>
          <w:rFonts w:ascii="Times New Roman" w:eastAsia="Times New Roman" w:hAnsi="Times New Roman" w:cs="Times New Roman"/>
          <w:color w:val="000000"/>
        </w:rPr>
        <w:lastRenderedPageBreak/>
        <w:t xml:space="preserve">All lines were genotyped with the </w:t>
      </w:r>
      <w:r w:rsidRPr="00021E5C">
        <w:rPr>
          <w:rFonts w:ascii="Times New Roman" w:eastAsia="Times New Roman" w:hAnsi="Times New Roman" w:cs="Times New Roman"/>
          <w:color w:val="000000"/>
          <w:shd w:val="clear" w:color="auto" w:fill="FFFFFF"/>
        </w:rPr>
        <w:t xml:space="preserve">50k Illumina Infinium iSelect SNP array at the USDA Small Grains Genotyping Lab in Fargo, ND. After filtering poor quality markers, minor allele frequency (MAF) below 0.05, and monomorphic sites, 15,467 polymorphic markers remained and were used for genome-wide association (GWA). After conducting linkage disequilibrium (LD) pruning to reduce high LD blocks that exist in double haploid populations, we retained 8,384 markers for analysis. The </w:t>
      </w:r>
      <w:r w:rsidRPr="00021E5C">
        <w:rPr>
          <w:rFonts w:ascii="Times New Roman" w:eastAsia="Times New Roman" w:hAnsi="Times New Roman" w:cs="Times New Roman"/>
          <w:i/>
          <w:iCs/>
          <w:color w:val="000000"/>
          <w:shd w:val="clear" w:color="auto" w:fill="FFFFFF"/>
        </w:rPr>
        <w:t xml:space="preserve">GAPIT </w:t>
      </w:r>
      <w:r w:rsidRPr="00021E5C">
        <w:rPr>
          <w:rFonts w:ascii="Times New Roman" w:eastAsia="Times New Roman" w:hAnsi="Times New Roman" w:cs="Times New Roman"/>
          <w:color w:val="000000"/>
          <w:shd w:val="clear" w:color="auto" w:fill="FFFFFF"/>
        </w:rPr>
        <w:t xml:space="preserve">R package (Tang et al., 2016) was used for GWA. Multi-locus mixed models (MLMM) were fit for germination traits at each time point and for PHS. MLMM models have fewer false positive associations and use forward and backward </w:t>
      </w:r>
      <w:r w:rsidR="00D3197A" w:rsidRPr="00021E5C">
        <w:rPr>
          <w:rFonts w:ascii="Times New Roman" w:eastAsia="Times New Roman" w:hAnsi="Times New Roman" w:cs="Times New Roman"/>
          <w:color w:val="000000"/>
          <w:shd w:val="clear" w:color="auto" w:fill="FFFFFF"/>
        </w:rPr>
        <w:t>stepwise</w:t>
      </w:r>
      <w:r w:rsidRPr="00021E5C">
        <w:rPr>
          <w:rFonts w:ascii="Times New Roman" w:eastAsia="Times New Roman" w:hAnsi="Times New Roman" w:cs="Times New Roman"/>
          <w:color w:val="000000"/>
          <w:shd w:val="clear" w:color="auto" w:fill="FFFFFF"/>
        </w:rPr>
        <w:t xml:space="preserve"> regression compared to the standard mixed linear model.  P-values below the Bonferroni cutoff (p=0.05) of 3.57x10-6 were considered significant. A summary of the GWA results is presented in Table 1. Models were run for all trait/time point combinations, including the 5-day extensions.</w:t>
      </w:r>
      <w:r w:rsidR="00244E96" w:rsidRPr="00021E5C">
        <w:rPr>
          <w:rFonts w:ascii="Times New Roman" w:eastAsia="Times New Roman" w:hAnsi="Times New Roman" w:cs="Times New Roman"/>
          <w:color w:val="000000"/>
          <w:shd w:val="clear" w:color="auto" w:fill="FFFFFF"/>
        </w:rPr>
        <w:t xml:space="preserve"> </w:t>
      </w:r>
      <w:r w:rsidRPr="00021E5C">
        <w:rPr>
          <w:rFonts w:ascii="Times New Roman" w:eastAsia="Times New Roman" w:hAnsi="Times New Roman" w:cs="Times New Roman"/>
          <w:color w:val="000000"/>
          <w:shd w:val="clear" w:color="auto" w:fill="FFFFFF"/>
        </w:rPr>
        <w:t>In addition to single timepoint GWAS, we used time series analysis to develop models that represent dormancy breakage over time. Details of the methods can be found in</w:t>
      </w:r>
      <w:r w:rsidR="004D673D" w:rsidRPr="00021E5C">
        <w:rPr>
          <w:rFonts w:ascii="Times New Roman" w:eastAsia="Times New Roman" w:hAnsi="Times New Roman" w:cs="Times New Roman"/>
          <w:color w:val="000000"/>
          <w:shd w:val="clear" w:color="auto" w:fill="FFFFFF"/>
        </w:rPr>
        <w:t xml:space="preserve"> </w:t>
      </w:r>
      <w:r w:rsidR="00244E96" w:rsidRPr="00021E5C">
        <w:rPr>
          <w:rFonts w:ascii="Times New Roman" w:eastAsia="Times New Roman" w:hAnsi="Times New Roman" w:cs="Times New Roman"/>
          <w:color w:val="000000"/>
          <w:shd w:val="clear" w:color="auto" w:fill="FFFFFF"/>
        </w:rPr>
        <w:t>Rooney. et. al 2022</w:t>
      </w:r>
      <w:r w:rsidR="004D673D" w:rsidRPr="00021E5C">
        <w:rPr>
          <w:rFonts w:ascii="Times New Roman" w:eastAsia="Times New Roman" w:hAnsi="Times New Roman" w:cs="Times New Roman"/>
          <w:color w:val="000000"/>
          <w:shd w:val="clear" w:color="auto" w:fill="FFFFFF"/>
        </w:rPr>
        <w:t xml:space="preserve">. </w:t>
      </w:r>
      <w:r w:rsidRPr="00021E5C">
        <w:rPr>
          <w:rFonts w:ascii="Times New Roman" w:eastAsia="Times New Roman" w:hAnsi="Times New Roman" w:cs="Times New Roman"/>
          <w:color w:val="000000"/>
          <w:shd w:val="clear" w:color="auto" w:fill="FFFFFF"/>
        </w:rPr>
        <w:t xml:space="preserve">Briefly, each line </w:t>
      </w:r>
      <w:r w:rsidR="00300B40" w:rsidRPr="00021E5C">
        <w:rPr>
          <w:rFonts w:ascii="Times New Roman" w:eastAsia="Times New Roman" w:hAnsi="Times New Roman" w:cs="Times New Roman"/>
          <w:color w:val="000000"/>
          <w:shd w:val="clear" w:color="auto" w:fill="FFFFFF"/>
        </w:rPr>
        <w:t xml:space="preserve">was modelled in a logistic curve representing the </w:t>
      </w:r>
      <w:r w:rsidR="00635AE6" w:rsidRPr="00021E5C">
        <w:rPr>
          <w:rFonts w:ascii="Times New Roman" w:eastAsia="Times New Roman" w:hAnsi="Times New Roman" w:cs="Times New Roman"/>
          <w:color w:val="000000"/>
          <w:shd w:val="clear" w:color="auto" w:fill="FFFFFF"/>
        </w:rPr>
        <w:t>GE</w:t>
      </w:r>
      <w:r w:rsidR="00300B40" w:rsidRPr="00021E5C">
        <w:rPr>
          <w:rFonts w:ascii="Times New Roman" w:eastAsia="Times New Roman" w:hAnsi="Times New Roman" w:cs="Times New Roman"/>
          <w:color w:val="000000"/>
          <w:shd w:val="clear" w:color="auto" w:fill="FFFFFF"/>
        </w:rPr>
        <w:t xml:space="preserve"> and rate over time, both with</w:t>
      </w:r>
      <w:r w:rsidR="00D3197A">
        <w:rPr>
          <w:rFonts w:ascii="Times New Roman" w:eastAsia="Times New Roman" w:hAnsi="Times New Roman" w:cs="Times New Roman"/>
          <w:color w:val="000000"/>
          <w:shd w:val="clear" w:color="auto" w:fill="FFFFFF"/>
        </w:rPr>
        <w:t>in</w:t>
      </w:r>
      <w:r w:rsidR="00300B40" w:rsidRPr="00021E5C">
        <w:rPr>
          <w:rFonts w:ascii="Times New Roman" w:eastAsia="Times New Roman" w:hAnsi="Times New Roman" w:cs="Times New Roman"/>
          <w:color w:val="000000"/>
          <w:shd w:val="clear" w:color="auto" w:fill="FFFFFF"/>
        </w:rPr>
        <w:t xml:space="preserve"> years and </w:t>
      </w:r>
      <w:r w:rsidR="00D3197A">
        <w:rPr>
          <w:rFonts w:ascii="Times New Roman" w:eastAsia="Times New Roman" w:hAnsi="Times New Roman" w:cs="Times New Roman"/>
          <w:color w:val="000000"/>
          <w:shd w:val="clear" w:color="auto" w:fill="FFFFFF"/>
        </w:rPr>
        <w:t xml:space="preserve">for </w:t>
      </w:r>
      <w:r w:rsidR="00300B40" w:rsidRPr="00021E5C">
        <w:rPr>
          <w:rFonts w:ascii="Times New Roman" w:eastAsia="Times New Roman" w:hAnsi="Times New Roman" w:cs="Times New Roman"/>
          <w:color w:val="000000"/>
          <w:shd w:val="clear" w:color="auto" w:fill="FFFFFF"/>
        </w:rPr>
        <w:t xml:space="preserve">combined years. We derived components of the logistic curve, such as time to 95% germination or time to 5.0 </w:t>
      </w:r>
      <w:r w:rsidR="00635AE6" w:rsidRPr="00021E5C">
        <w:rPr>
          <w:rFonts w:ascii="Times New Roman" w:eastAsia="Times New Roman" w:hAnsi="Times New Roman" w:cs="Times New Roman"/>
          <w:color w:val="000000"/>
          <w:shd w:val="clear" w:color="auto" w:fill="FFFFFF"/>
        </w:rPr>
        <w:t>GI</w:t>
      </w:r>
      <w:r w:rsidR="00300B40" w:rsidRPr="00021E5C">
        <w:rPr>
          <w:rFonts w:ascii="Times New Roman" w:eastAsia="Times New Roman" w:hAnsi="Times New Roman" w:cs="Times New Roman"/>
          <w:color w:val="000000"/>
          <w:shd w:val="clear" w:color="auto" w:fill="FFFFFF"/>
        </w:rPr>
        <w:t>, to determine what novel loci, if any, can be detected if we use the timepoint data as a complete model compared to conducting GWA on each timepoint independently.</w:t>
      </w:r>
    </w:p>
    <w:p w14:paraId="2D63705A" w14:textId="77777777" w:rsidR="006D3129" w:rsidRPr="00021E5C" w:rsidRDefault="006D3129" w:rsidP="006D3129">
      <w:pPr>
        <w:spacing w:after="240" w:line="240" w:lineRule="auto"/>
        <w:rPr>
          <w:rFonts w:ascii="Times New Roman" w:eastAsia="Times New Roman" w:hAnsi="Times New Roman" w:cs="Times New Roman"/>
        </w:rPr>
      </w:pPr>
    </w:p>
    <w:p w14:paraId="5AD9F287" w14:textId="77777777" w:rsidR="006D3129" w:rsidRPr="00021E5C" w:rsidRDefault="006D3129" w:rsidP="006D3129">
      <w:pPr>
        <w:spacing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Results</w:t>
      </w:r>
    </w:p>
    <w:p w14:paraId="763A09F8" w14:textId="77777777" w:rsidR="006D3129" w:rsidRPr="00021E5C" w:rsidRDefault="006D3129" w:rsidP="006D3129">
      <w:pPr>
        <w:spacing w:after="0" w:line="240" w:lineRule="auto"/>
        <w:rPr>
          <w:rFonts w:ascii="Times New Roman" w:eastAsia="Times New Roman" w:hAnsi="Times New Roman" w:cs="Times New Roman"/>
        </w:rPr>
      </w:pPr>
    </w:p>
    <w:p w14:paraId="2B9D62A2" w14:textId="77777777" w:rsidR="006D3129" w:rsidRPr="00021E5C" w:rsidRDefault="006D3129" w:rsidP="006D3129">
      <w:pPr>
        <w:spacing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Pre-harvest sprouting</w:t>
      </w:r>
    </w:p>
    <w:p w14:paraId="4FDDBE49" w14:textId="77777777" w:rsidR="006D3129" w:rsidRPr="00021E5C" w:rsidRDefault="006D3129" w:rsidP="006D3129">
      <w:pPr>
        <w:spacing w:after="0" w:line="240" w:lineRule="auto"/>
        <w:rPr>
          <w:rFonts w:ascii="Times New Roman" w:eastAsia="Times New Roman" w:hAnsi="Times New Roman" w:cs="Times New Roman"/>
        </w:rPr>
      </w:pPr>
    </w:p>
    <w:p w14:paraId="25F69C0A" w14:textId="5F07A81C" w:rsidR="006D3129" w:rsidRPr="00021E5C" w:rsidRDefault="006D3129" w:rsidP="006D3129">
      <w:pPr>
        <w:spacing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For the 2020 year, we subsample</w:t>
      </w:r>
      <w:r w:rsidR="00773901">
        <w:rPr>
          <w:rFonts w:ascii="Times New Roman" w:eastAsia="Times New Roman" w:hAnsi="Times New Roman" w:cs="Times New Roman"/>
          <w:color w:val="000000"/>
        </w:rPr>
        <w:t>d the population</w:t>
      </w:r>
      <w:r w:rsidRPr="00021E5C">
        <w:rPr>
          <w:rFonts w:ascii="Times New Roman" w:eastAsia="Times New Roman" w:hAnsi="Times New Roman" w:cs="Times New Roman"/>
          <w:color w:val="000000"/>
        </w:rPr>
        <w:t xml:space="preserve"> </w:t>
      </w:r>
      <w:r w:rsidR="00773901">
        <w:rPr>
          <w:rFonts w:ascii="Times New Roman" w:eastAsia="Times New Roman" w:hAnsi="Times New Roman" w:cs="Times New Roman"/>
          <w:color w:val="000000"/>
        </w:rPr>
        <w:t>for</w:t>
      </w:r>
      <w:r w:rsidR="00773901"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phs scoring. While the 2020 data follow</w:t>
      </w:r>
      <w:r w:rsidR="00773901">
        <w:rPr>
          <w:rFonts w:ascii="Times New Roman" w:eastAsia="Times New Roman" w:hAnsi="Times New Roman" w:cs="Times New Roman"/>
          <w:color w:val="000000"/>
        </w:rPr>
        <w:t>ed</w:t>
      </w:r>
      <w:r w:rsidRPr="00021E5C">
        <w:rPr>
          <w:rFonts w:ascii="Times New Roman" w:eastAsia="Times New Roman" w:hAnsi="Times New Roman" w:cs="Times New Roman"/>
          <w:color w:val="000000"/>
        </w:rPr>
        <w:t xml:space="preserve"> the </w:t>
      </w:r>
      <w:r w:rsidR="00773901">
        <w:rPr>
          <w:rFonts w:ascii="Times New Roman" w:eastAsia="Times New Roman" w:hAnsi="Times New Roman" w:cs="Times New Roman"/>
          <w:color w:val="000000"/>
        </w:rPr>
        <w:t xml:space="preserve">same </w:t>
      </w:r>
      <w:r w:rsidRPr="00021E5C">
        <w:rPr>
          <w:rFonts w:ascii="Times New Roman" w:eastAsia="Times New Roman" w:hAnsi="Times New Roman" w:cs="Times New Roman"/>
          <w:color w:val="000000"/>
        </w:rPr>
        <w:t xml:space="preserve">trend </w:t>
      </w:r>
      <w:r w:rsidR="00773901">
        <w:rPr>
          <w:rFonts w:ascii="Times New Roman" w:eastAsia="Times New Roman" w:hAnsi="Times New Roman" w:cs="Times New Roman"/>
          <w:color w:val="000000"/>
        </w:rPr>
        <w:t>as</w:t>
      </w:r>
      <w:r w:rsidR="00773901"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the 2021 results, </w:t>
      </w:r>
      <w:r w:rsidR="00773901">
        <w:rPr>
          <w:rFonts w:ascii="Times New Roman" w:eastAsia="Times New Roman" w:hAnsi="Times New Roman" w:cs="Times New Roman"/>
          <w:color w:val="000000"/>
        </w:rPr>
        <w:t>the</w:t>
      </w:r>
      <w:r w:rsidRPr="00021E5C">
        <w:rPr>
          <w:rFonts w:ascii="Times New Roman" w:eastAsia="Times New Roman" w:hAnsi="Times New Roman" w:cs="Times New Roman"/>
          <w:color w:val="000000"/>
        </w:rPr>
        <w:t xml:space="preserve"> observations</w:t>
      </w:r>
      <w:r w:rsidR="00773901">
        <w:rPr>
          <w:rFonts w:ascii="Times New Roman" w:eastAsia="Times New Roman" w:hAnsi="Times New Roman" w:cs="Times New Roman"/>
          <w:color w:val="000000"/>
        </w:rPr>
        <w:t xml:space="preserve"> were insufficient</w:t>
      </w:r>
      <w:r w:rsidRPr="00021E5C">
        <w:rPr>
          <w:rFonts w:ascii="Times New Roman" w:eastAsia="Times New Roman" w:hAnsi="Times New Roman" w:cs="Times New Roman"/>
          <w:color w:val="000000"/>
        </w:rPr>
        <w:t xml:space="preserve"> to determine whether all experimental lines in the 2020 year were resistant or susceptible to </w:t>
      </w:r>
      <w:r w:rsidR="00773901">
        <w:rPr>
          <w:rFonts w:ascii="Times New Roman" w:eastAsia="Times New Roman" w:hAnsi="Times New Roman" w:cs="Times New Roman"/>
          <w:color w:val="000000"/>
        </w:rPr>
        <w:t>PHS</w:t>
      </w:r>
      <w:r w:rsidR="00773901"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in the 2020 environment mainly due to low variation and sample size.</w:t>
      </w:r>
      <w:r w:rsidR="004D673D" w:rsidRPr="00021E5C">
        <w:rPr>
          <w:rFonts w:ascii="Times New Roman" w:eastAsia="Times New Roman" w:hAnsi="Times New Roman" w:cs="Times New Roman"/>
        </w:rPr>
        <w:t xml:space="preserve"> </w:t>
      </w:r>
      <w:r w:rsidRPr="00021E5C">
        <w:rPr>
          <w:rFonts w:ascii="Times New Roman" w:eastAsia="Times New Roman" w:hAnsi="Times New Roman" w:cs="Times New Roman"/>
          <w:color w:val="000000"/>
        </w:rPr>
        <w:t xml:space="preserve">In our first complete year of </w:t>
      </w:r>
      <w:r w:rsidR="00773901">
        <w:rPr>
          <w:rFonts w:ascii="Times New Roman" w:eastAsia="Times New Roman" w:hAnsi="Times New Roman" w:cs="Times New Roman"/>
          <w:color w:val="000000"/>
        </w:rPr>
        <w:t xml:space="preserve">evaluating </w:t>
      </w:r>
      <w:r w:rsidRPr="00021E5C">
        <w:rPr>
          <w:rFonts w:ascii="Times New Roman" w:eastAsia="Times New Roman" w:hAnsi="Times New Roman" w:cs="Times New Roman"/>
          <w:color w:val="000000"/>
        </w:rPr>
        <w:t>the 435 unique lines in our trials, we found that 95% of our experimental lines were pre-harvest sprouting resistant</w:t>
      </w:r>
      <w:r w:rsidR="00525653"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(0-2 score) across two locations. Approximately 4.4 % were somewhat resistant (2-4) and only 1.6 % of our lines were PHS susceptible</w:t>
      </w:r>
      <w:r w:rsidR="001A7A9A"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(above 4). The low mean </w:t>
      </w:r>
      <w:r w:rsidR="00773901">
        <w:rPr>
          <w:rFonts w:ascii="Times New Roman" w:eastAsia="Times New Roman" w:hAnsi="Times New Roman" w:cs="Times New Roman"/>
          <w:color w:val="000000"/>
        </w:rPr>
        <w:t>PHS</w:t>
      </w:r>
      <w:r w:rsidRPr="00021E5C">
        <w:rPr>
          <w:rFonts w:ascii="Times New Roman" w:eastAsia="Times New Roman" w:hAnsi="Times New Roman" w:cs="Times New Roman"/>
          <w:color w:val="000000"/>
        </w:rPr>
        <w:t xml:space="preserve"> for most of the lines is encouraging, however </w:t>
      </w:r>
      <w:r w:rsidR="00773901">
        <w:rPr>
          <w:rFonts w:ascii="Times New Roman" w:eastAsia="Times New Roman" w:hAnsi="Times New Roman" w:cs="Times New Roman"/>
          <w:color w:val="000000"/>
        </w:rPr>
        <w:t>PHS</w:t>
      </w:r>
      <w:r w:rsidR="00773901" w:rsidRPr="00021E5C">
        <w:rPr>
          <w:rFonts w:ascii="Times New Roman" w:eastAsia="Times New Roman" w:hAnsi="Times New Roman" w:cs="Times New Roman"/>
          <w:color w:val="000000"/>
        </w:rPr>
        <w:t xml:space="preserve"> </w:t>
      </w:r>
      <w:r w:rsidR="00773901">
        <w:rPr>
          <w:rFonts w:ascii="Times New Roman" w:eastAsia="Times New Roman" w:hAnsi="Times New Roman" w:cs="Times New Roman"/>
          <w:color w:val="000000"/>
        </w:rPr>
        <w:t>must</w:t>
      </w:r>
      <w:r w:rsidRPr="00021E5C">
        <w:rPr>
          <w:rFonts w:ascii="Times New Roman" w:eastAsia="Times New Roman" w:hAnsi="Times New Roman" w:cs="Times New Roman"/>
          <w:color w:val="000000"/>
        </w:rPr>
        <w:t xml:space="preserve"> be tested in more than one year to account for different environmental effects. This is particularly important given the significant</w:t>
      </w:r>
      <w:r w:rsidR="001B2D34">
        <w:rPr>
          <w:rFonts w:ascii="Times New Roman" w:eastAsia="Times New Roman" w:hAnsi="Times New Roman" w:cs="Times New Roman"/>
          <w:color w:val="000000"/>
        </w:rPr>
        <w:t>ly</w:t>
      </w:r>
      <w:r w:rsidRPr="00021E5C">
        <w:rPr>
          <w:rFonts w:ascii="Times New Roman" w:eastAsia="Times New Roman" w:hAnsi="Times New Roman" w:cs="Times New Roman"/>
          <w:color w:val="000000"/>
        </w:rPr>
        <w:t xml:space="preserve"> increased dormancy observed for the 2021 year</w:t>
      </w:r>
      <w:r w:rsidR="001F38AD" w:rsidRPr="00021E5C">
        <w:rPr>
          <w:rFonts w:ascii="Times New Roman" w:eastAsia="Times New Roman" w:hAnsi="Times New Roman" w:cs="Times New Roman"/>
        </w:rPr>
        <w:t xml:space="preserve">. </w:t>
      </w:r>
      <w:r w:rsidRPr="00021E5C">
        <w:rPr>
          <w:rFonts w:ascii="Times New Roman" w:eastAsia="Times New Roman" w:hAnsi="Times New Roman" w:cs="Times New Roman"/>
          <w:color w:val="000000"/>
        </w:rPr>
        <w:t xml:space="preserve">Given the low variation of </w:t>
      </w:r>
      <w:r w:rsidR="001B2D34">
        <w:rPr>
          <w:rFonts w:ascii="Times New Roman" w:eastAsia="Times New Roman" w:hAnsi="Times New Roman" w:cs="Times New Roman"/>
          <w:color w:val="000000"/>
        </w:rPr>
        <w:t>PHS</w:t>
      </w:r>
      <w:r w:rsidR="001B2D34"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 xml:space="preserve">scores, correlations were low to most of the GE and GI timepoints. PHS was only moderately correlated with the first timepoint (PM 5) for GE(0.633) and GI(0.683). Even with a week of after ripening, correlation with </w:t>
      </w:r>
      <w:r w:rsidR="001B2D34">
        <w:rPr>
          <w:rFonts w:ascii="Times New Roman" w:eastAsia="Times New Roman" w:hAnsi="Times New Roman" w:cs="Times New Roman"/>
          <w:color w:val="000000"/>
        </w:rPr>
        <w:t>PHS</w:t>
      </w:r>
      <w:r w:rsidR="001B2D34"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scores dropped significantly at time point 1.5</w:t>
      </w:r>
      <w:r w:rsidR="001B2D34">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(12 days post PM) for GE(0.367) and GI(0.415). This suggests that for our winter barley population, there is potential to select for increased dormancy break while maintaining PHS resistance</w:t>
      </w:r>
      <w:r w:rsidR="001F38AD" w:rsidRPr="00021E5C">
        <w:rPr>
          <w:rFonts w:ascii="Times New Roman" w:eastAsia="Times New Roman" w:hAnsi="Times New Roman" w:cs="Times New Roman"/>
        </w:rPr>
        <w:t xml:space="preserve">. </w:t>
      </w:r>
      <w:r w:rsidRPr="00021E5C">
        <w:rPr>
          <w:rFonts w:ascii="Times New Roman" w:eastAsia="Times New Roman" w:hAnsi="Times New Roman" w:cs="Times New Roman"/>
          <w:color w:val="000000"/>
        </w:rPr>
        <w:t xml:space="preserve">Broad sense </w:t>
      </w:r>
      <w:r w:rsidR="001F38AD" w:rsidRPr="00021E5C">
        <w:rPr>
          <w:rFonts w:ascii="Times New Roman" w:eastAsia="Times New Roman" w:hAnsi="Times New Roman" w:cs="Times New Roman"/>
          <w:color w:val="000000"/>
        </w:rPr>
        <w:t>heritability</w:t>
      </w:r>
      <w:r w:rsidRPr="00021E5C">
        <w:rPr>
          <w:rFonts w:ascii="Times New Roman" w:eastAsia="Times New Roman" w:hAnsi="Times New Roman" w:cs="Times New Roman"/>
          <w:color w:val="000000"/>
        </w:rPr>
        <w:t xml:space="preserve"> for all germination traits, </w:t>
      </w:r>
      <w:r w:rsidR="001F38AD" w:rsidRPr="00021E5C">
        <w:rPr>
          <w:rFonts w:ascii="Times New Roman" w:eastAsia="Times New Roman" w:hAnsi="Times New Roman" w:cs="Times New Roman"/>
          <w:color w:val="000000"/>
        </w:rPr>
        <w:t>timepoints, years</w:t>
      </w:r>
      <w:r w:rsidRPr="00021E5C">
        <w:rPr>
          <w:rFonts w:ascii="Times New Roman" w:eastAsia="Times New Roman" w:hAnsi="Times New Roman" w:cs="Times New Roman"/>
          <w:color w:val="000000"/>
        </w:rPr>
        <w:t xml:space="preserve"> and combinations were very high(0.9). Heritability dropped slight</w:t>
      </w:r>
      <w:r w:rsidR="001B2D34">
        <w:rPr>
          <w:rFonts w:ascii="Times New Roman" w:eastAsia="Times New Roman" w:hAnsi="Times New Roman" w:cs="Times New Roman"/>
          <w:color w:val="000000"/>
        </w:rPr>
        <w:t>ly</w:t>
      </w:r>
      <w:r w:rsidRPr="00021E5C">
        <w:rPr>
          <w:rFonts w:ascii="Times New Roman" w:eastAsia="Times New Roman" w:hAnsi="Times New Roman" w:cs="Times New Roman"/>
          <w:color w:val="000000"/>
        </w:rPr>
        <w:t xml:space="preserve"> for GE at later time points due to reduced variation but still retained heritability values </w:t>
      </w:r>
      <w:r w:rsidR="00160300" w:rsidRPr="00021E5C">
        <w:rPr>
          <w:rFonts w:ascii="Times New Roman" w:eastAsia="Times New Roman" w:hAnsi="Times New Roman" w:cs="Times New Roman"/>
          <w:color w:val="000000"/>
        </w:rPr>
        <w:t>a minimum</w:t>
      </w:r>
      <w:r w:rsidR="001B2D34">
        <w:rPr>
          <w:rFonts w:ascii="Times New Roman" w:eastAsia="Times New Roman" w:hAnsi="Times New Roman" w:cs="Times New Roman"/>
          <w:color w:val="000000"/>
        </w:rPr>
        <w:t xml:space="preserve"> of </w:t>
      </w:r>
      <w:r w:rsidRPr="00021E5C">
        <w:rPr>
          <w:rFonts w:ascii="Times New Roman" w:eastAsia="Times New Roman" w:hAnsi="Times New Roman" w:cs="Times New Roman"/>
          <w:color w:val="000000"/>
        </w:rPr>
        <w:t>~0.75. </w:t>
      </w:r>
    </w:p>
    <w:p w14:paraId="1745E1D6" w14:textId="77777777" w:rsidR="006D3129" w:rsidRPr="00021E5C" w:rsidRDefault="006D3129" w:rsidP="006D3129">
      <w:pPr>
        <w:spacing w:after="0" w:line="240" w:lineRule="auto"/>
        <w:rPr>
          <w:rFonts w:ascii="Times New Roman" w:eastAsia="Times New Roman" w:hAnsi="Times New Roman" w:cs="Times New Roman"/>
        </w:rPr>
      </w:pPr>
    </w:p>
    <w:p w14:paraId="00CCEBED" w14:textId="77777777" w:rsidR="006D3129" w:rsidRPr="00021E5C" w:rsidRDefault="006D3129" w:rsidP="006D3129">
      <w:pPr>
        <w:spacing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Genome wide association results</w:t>
      </w:r>
    </w:p>
    <w:p w14:paraId="1420EEDA" w14:textId="7564A8A0" w:rsidR="004F4017" w:rsidRPr="00021E5C" w:rsidRDefault="006D3129" w:rsidP="004F4017">
      <w:pPr>
        <w:spacing w:before="240" w:after="0" w:line="240" w:lineRule="auto"/>
        <w:rPr>
          <w:rFonts w:ascii="Times New Roman" w:eastAsia="Times New Roman" w:hAnsi="Times New Roman" w:cs="Times New Roman"/>
          <w:color w:val="000000"/>
        </w:rPr>
      </w:pPr>
      <w:r w:rsidRPr="00021E5C">
        <w:rPr>
          <w:rFonts w:ascii="Times New Roman" w:eastAsia="Times New Roman" w:hAnsi="Times New Roman" w:cs="Times New Roman"/>
          <w:color w:val="000000"/>
        </w:rPr>
        <w:t xml:space="preserve">For single timepoint GWAS, we found a total of </w:t>
      </w:r>
      <w:r w:rsidR="004F4017" w:rsidRPr="00021E5C">
        <w:rPr>
          <w:rFonts w:ascii="Times New Roman" w:eastAsia="Times New Roman" w:hAnsi="Times New Roman" w:cs="Times New Roman"/>
          <w:color w:val="000000"/>
        </w:rPr>
        <w:t>37</w:t>
      </w:r>
      <w:r w:rsidRPr="00021E5C">
        <w:rPr>
          <w:rFonts w:ascii="Times New Roman" w:eastAsia="Times New Roman" w:hAnsi="Times New Roman" w:cs="Times New Roman"/>
          <w:color w:val="000000"/>
        </w:rPr>
        <w:t xml:space="preserve"> significant marker</w:t>
      </w:r>
      <w:r w:rsidR="00037E39">
        <w:rPr>
          <w:rFonts w:ascii="Times New Roman" w:eastAsia="Times New Roman" w:hAnsi="Times New Roman" w:cs="Times New Roman"/>
          <w:color w:val="000000"/>
        </w:rPr>
        <w:t>-</w:t>
      </w:r>
      <w:r w:rsidRPr="00021E5C">
        <w:rPr>
          <w:rFonts w:ascii="Times New Roman" w:eastAsia="Times New Roman" w:hAnsi="Times New Roman" w:cs="Times New Roman"/>
          <w:color w:val="000000"/>
        </w:rPr>
        <w:t xml:space="preserve">trait associations </w:t>
      </w:r>
      <w:r w:rsidR="00F40A54">
        <w:rPr>
          <w:rFonts w:ascii="Times New Roman" w:eastAsia="Times New Roman" w:hAnsi="Times New Roman" w:cs="Times New Roman"/>
          <w:color w:val="000000"/>
        </w:rPr>
        <w:t xml:space="preserve">for </w:t>
      </w:r>
      <w:r w:rsidRPr="00021E5C">
        <w:rPr>
          <w:rFonts w:ascii="Times New Roman" w:eastAsia="Times New Roman" w:hAnsi="Times New Roman" w:cs="Times New Roman"/>
          <w:color w:val="000000"/>
        </w:rPr>
        <w:t xml:space="preserve">GE and GI across all timepoints and years. </w:t>
      </w:r>
      <w:r w:rsidR="006C3633" w:rsidRPr="00021E5C">
        <w:rPr>
          <w:rFonts w:ascii="Times New Roman" w:eastAsia="Times New Roman" w:hAnsi="Times New Roman" w:cs="Times New Roman"/>
          <w:color w:val="000000"/>
        </w:rPr>
        <w:t xml:space="preserve">One marker per LD group of the significant single time point GWA was selected in table 1 to </w:t>
      </w:r>
      <w:r w:rsidR="00037E39">
        <w:rPr>
          <w:rFonts w:ascii="Times New Roman" w:eastAsia="Times New Roman" w:hAnsi="Times New Roman" w:cs="Times New Roman"/>
          <w:color w:val="000000"/>
        </w:rPr>
        <w:t>avoid</w:t>
      </w:r>
      <w:r w:rsidR="00037E39" w:rsidRPr="00021E5C">
        <w:rPr>
          <w:rFonts w:ascii="Times New Roman" w:eastAsia="Times New Roman" w:hAnsi="Times New Roman" w:cs="Times New Roman"/>
          <w:color w:val="000000"/>
        </w:rPr>
        <w:t xml:space="preserve"> </w:t>
      </w:r>
      <w:r w:rsidR="006C3633" w:rsidRPr="00021E5C">
        <w:rPr>
          <w:rFonts w:ascii="Times New Roman" w:eastAsia="Times New Roman" w:hAnsi="Times New Roman" w:cs="Times New Roman"/>
          <w:color w:val="000000"/>
        </w:rPr>
        <w:t>redundancy</w:t>
      </w:r>
      <w:r w:rsidR="004F4017" w:rsidRPr="00021E5C">
        <w:rPr>
          <w:rFonts w:ascii="Times New Roman" w:eastAsia="Times New Roman" w:hAnsi="Times New Roman" w:cs="Times New Roman"/>
          <w:color w:val="000000"/>
        </w:rPr>
        <w:t>. Significant marker</w:t>
      </w:r>
      <w:r w:rsidR="00037E39">
        <w:rPr>
          <w:rFonts w:ascii="Times New Roman" w:eastAsia="Times New Roman" w:hAnsi="Times New Roman" w:cs="Times New Roman"/>
          <w:color w:val="000000"/>
        </w:rPr>
        <w:t>-</w:t>
      </w:r>
      <w:r w:rsidR="004F4017" w:rsidRPr="00021E5C">
        <w:rPr>
          <w:rFonts w:ascii="Times New Roman" w:eastAsia="Times New Roman" w:hAnsi="Times New Roman" w:cs="Times New Roman"/>
          <w:color w:val="000000"/>
        </w:rPr>
        <w:t xml:space="preserve">trait associations from the logistic models were also included. </w:t>
      </w:r>
      <w:r w:rsidRPr="00021E5C">
        <w:rPr>
          <w:rFonts w:ascii="Times New Roman" w:eastAsia="Times New Roman" w:hAnsi="Times New Roman" w:cs="Times New Roman"/>
          <w:color w:val="000000"/>
        </w:rPr>
        <w:t>The most significant association was the KASP marker for AlaAT_L214F(Qsd1) and the closely associated 50K JHI-Hv50k-2016-276836</w:t>
      </w:r>
      <w:r w:rsidR="00037E39">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(r=0.91) marker.</w:t>
      </w:r>
      <w:r w:rsidR="001F38AD" w:rsidRPr="00021E5C">
        <w:rPr>
          <w:rFonts w:ascii="Times New Roman" w:eastAsia="Times New Roman" w:hAnsi="Times New Roman" w:cs="Times New Roman"/>
          <w:color w:val="000000"/>
        </w:rPr>
        <w:t xml:space="preserve"> Other </w:t>
      </w:r>
      <w:r w:rsidR="00D30170">
        <w:rPr>
          <w:rFonts w:ascii="Times New Roman" w:eastAsia="Times New Roman" w:hAnsi="Times New Roman" w:cs="Times New Roman"/>
          <w:color w:val="000000"/>
        </w:rPr>
        <w:t>significant m</w:t>
      </w:r>
      <w:r w:rsidR="00F40A54">
        <w:rPr>
          <w:rFonts w:ascii="Times New Roman" w:eastAsia="Times New Roman" w:hAnsi="Times New Roman" w:cs="Times New Roman"/>
          <w:color w:val="000000"/>
        </w:rPr>
        <w:t>a</w:t>
      </w:r>
      <w:r w:rsidR="00D30170">
        <w:rPr>
          <w:rFonts w:ascii="Times New Roman" w:eastAsia="Times New Roman" w:hAnsi="Times New Roman" w:cs="Times New Roman"/>
          <w:color w:val="000000"/>
        </w:rPr>
        <w:t>rkers</w:t>
      </w:r>
      <w:r w:rsidR="001F38AD" w:rsidRPr="00021E5C">
        <w:rPr>
          <w:rFonts w:ascii="Times New Roman" w:eastAsia="Times New Roman" w:hAnsi="Times New Roman" w:cs="Times New Roman"/>
          <w:color w:val="000000"/>
        </w:rPr>
        <w:t xml:space="preserve"> detected include</w:t>
      </w:r>
      <w:r w:rsidR="00D30170">
        <w:rPr>
          <w:rFonts w:ascii="Times New Roman" w:eastAsia="Times New Roman" w:hAnsi="Times New Roman" w:cs="Times New Roman"/>
          <w:color w:val="000000"/>
        </w:rPr>
        <w:t>d</w:t>
      </w:r>
      <w:r w:rsidR="001F38AD" w:rsidRPr="00021E5C">
        <w:rPr>
          <w:rFonts w:ascii="Times New Roman" w:eastAsia="Times New Roman" w:hAnsi="Times New Roman" w:cs="Times New Roman"/>
          <w:color w:val="000000"/>
        </w:rPr>
        <w:t xml:space="preserve"> Isoamylase (</w:t>
      </w:r>
      <w:r w:rsidR="001F38AD" w:rsidRPr="00021E5C">
        <w:rPr>
          <w:rFonts w:ascii="Times New Roman" w:eastAsia="Times New Roman" w:hAnsi="Times New Roman" w:cs="Times New Roman"/>
          <w:i/>
          <w:iCs/>
          <w:color w:val="000000"/>
        </w:rPr>
        <w:t>HvISA3</w:t>
      </w:r>
      <w:r w:rsidR="001F38AD" w:rsidRPr="00021E5C">
        <w:rPr>
          <w:rFonts w:ascii="Times New Roman" w:eastAsia="Times New Roman" w:hAnsi="Times New Roman" w:cs="Times New Roman"/>
          <w:color w:val="000000"/>
        </w:rPr>
        <w:t>,</w:t>
      </w:r>
      <w:r w:rsidR="001F38AD" w:rsidRPr="00021E5C">
        <w:rPr>
          <w:rFonts w:ascii="Times New Roman" w:eastAsia="Times New Roman" w:hAnsi="Times New Roman" w:cs="Times New Roman"/>
          <w:color w:val="333333"/>
          <w:shd w:val="clear" w:color="auto" w:fill="FFFFFF"/>
        </w:rPr>
        <w:t>HORVU.MOREX.r2.5HG0404420) which</w:t>
      </w:r>
      <w:r w:rsidR="001F38AD" w:rsidRPr="00021E5C">
        <w:rPr>
          <w:rFonts w:ascii="Times New Roman" w:eastAsia="Times New Roman" w:hAnsi="Times New Roman" w:cs="Times New Roman"/>
          <w:color w:val="000000"/>
        </w:rPr>
        <w:t xml:space="preserve"> is a starch-debranching enzyme located at </w:t>
      </w:r>
      <w:r w:rsidR="001F38AD" w:rsidRPr="00021E5C">
        <w:rPr>
          <w:rFonts w:ascii="Times New Roman" w:eastAsia="Times New Roman" w:hAnsi="Times New Roman" w:cs="Times New Roman"/>
          <w:color w:val="333333"/>
          <w:shd w:val="clear" w:color="auto" w:fill="FFFFFF"/>
        </w:rPr>
        <w:t xml:space="preserve">475796690-475807295 </w:t>
      </w:r>
      <w:r w:rsidR="001F38AD" w:rsidRPr="00021E5C">
        <w:rPr>
          <w:rFonts w:ascii="Times New Roman" w:eastAsia="Times New Roman" w:hAnsi="Times New Roman" w:cs="Times New Roman"/>
          <w:color w:val="000000"/>
        </w:rPr>
        <w:t xml:space="preserve">bp, </w:t>
      </w:r>
      <w:r w:rsidR="001A7A9A" w:rsidRPr="00021E5C">
        <w:rPr>
          <w:rFonts w:ascii="Times New Roman" w:eastAsia="Times New Roman" w:hAnsi="Times New Roman" w:cs="Times New Roman"/>
          <w:color w:val="000000"/>
        </w:rPr>
        <w:t xml:space="preserve">705025 </w:t>
      </w:r>
      <w:r w:rsidR="001F38AD" w:rsidRPr="00021E5C">
        <w:rPr>
          <w:rFonts w:ascii="Times New Roman" w:eastAsia="Times New Roman" w:hAnsi="Times New Roman" w:cs="Times New Roman"/>
          <w:color w:val="000000"/>
        </w:rPr>
        <w:t xml:space="preserve">bp </w:t>
      </w:r>
      <w:r w:rsidR="001A7A9A" w:rsidRPr="00021E5C">
        <w:rPr>
          <w:rFonts w:ascii="Times New Roman" w:eastAsia="Times New Roman" w:hAnsi="Times New Roman" w:cs="Times New Roman"/>
          <w:color w:val="000000"/>
        </w:rPr>
        <w:t>distal</w:t>
      </w:r>
      <w:r w:rsidR="001F38AD" w:rsidRPr="00021E5C">
        <w:rPr>
          <w:rFonts w:ascii="Times New Roman" w:eastAsia="Times New Roman" w:hAnsi="Times New Roman" w:cs="Times New Roman"/>
          <w:color w:val="000000"/>
        </w:rPr>
        <w:t xml:space="preserve"> to marker JHI-Hv50k-2016-</w:t>
      </w:r>
      <w:r w:rsidR="001A7A9A" w:rsidRPr="00021E5C">
        <w:rPr>
          <w:rFonts w:ascii="Times New Roman" w:eastAsia="Times New Roman" w:hAnsi="Times New Roman" w:cs="Times New Roman"/>
          <w:color w:val="000000"/>
        </w:rPr>
        <w:t>311435</w:t>
      </w:r>
      <w:r w:rsidR="001F38AD" w:rsidRPr="00021E5C">
        <w:rPr>
          <w:rFonts w:ascii="Times New Roman" w:eastAsia="Times New Roman" w:hAnsi="Times New Roman" w:cs="Times New Roman"/>
          <w:color w:val="000000"/>
        </w:rPr>
        <w:t xml:space="preserve">. Isoamylases hydrolyze α-(1,6) glycosidic linkages and debranch amylopectin during grain filling (Gous and Fox, 2017). Shu and Rasmussen (2014) identified a MTA for amylose content highly associated with the contig MLOC_10776, which includes </w:t>
      </w:r>
      <w:r w:rsidR="001F38AD" w:rsidRPr="00021E5C">
        <w:rPr>
          <w:rFonts w:ascii="Times New Roman" w:eastAsia="Times New Roman" w:hAnsi="Times New Roman" w:cs="Times New Roman"/>
          <w:i/>
          <w:iCs/>
          <w:color w:val="000000"/>
        </w:rPr>
        <w:t>HvISA3</w:t>
      </w:r>
      <w:r w:rsidR="001F38AD" w:rsidRPr="00021E5C">
        <w:rPr>
          <w:rFonts w:ascii="Times New Roman" w:eastAsia="Times New Roman" w:hAnsi="Times New Roman" w:cs="Times New Roman"/>
          <w:color w:val="000000"/>
        </w:rPr>
        <w:t xml:space="preserve"> (https://ics.hutton.ac.uk/morexGenes/). Starch with higher amylose content is hydrolyzed more slowly by amylolytic enzymes and higher amylose content has been hypothesized to be a contributing factor to grain dormancy (Chu et al., 2014). Although the role of amylose content in seed dormancy has been hypothesized, prior evidence for the role of </w:t>
      </w:r>
      <w:r w:rsidR="001F38AD" w:rsidRPr="00021E5C">
        <w:rPr>
          <w:rFonts w:ascii="Times New Roman" w:eastAsia="Times New Roman" w:hAnsi="Times New Roman" w:cs="Times New Roman"/>
          <w:i/>
          <w:iCs/>
          <w:color w:val="000000"/>
        </w:rPr>
        <w:t>HvISA3</w:t>
      </w:r>
      <w:r w:rsidR="001F38AD" w:rsidRPr="00021E5C">
        <w:rPr>
          <w:rFonts w:ascii="Times New Roman" w:eastAsia="Times New Roman" w:hAnsi="Times New Roman" w:cs="Times New Roman"/>
          <w:color w:val="000000"/>
        </w:rPr>
        <w:t xml:space="preserve"> is limited. This locus may be useful for PHS resistance but a consistent decrease in GI is not desirable. Negative impacts on starch related malting quality traits like malt extract may also be present.  Another gene of interest in this region is an abscisic acid responsive protein</w:t>
      </w:r>
      <w:r w:rsidR="001F38AD" w:rsidRPr="00021E5C">
        <w:rPr>
          <w:rFonts w:ascii="Times New Roman" w:eastAsia="Times New Roman" w:hAnsi="Times New Roman" w:cs="Times New Roman"/>
          <w:color w:val="202122"/>
          <w:shd w:val="clear" w:color="auto" w:fill="FFFFFF"/>
        </w:rPr>
        <w:t xml:space="preserve"> (Liu et al. 2013). Abscisic acid (ABA) is an important regulator of seed dormancy in barley</w:t>
      </w:r>
      <w:r w:rsidR="00D30170">
        <w:rPr>
          <w:rFonts w:ascii="Times New Roman" w:eastAsia="Times New Roman" w:hAnsi="Times New Roman" w:cs="Times New Roman"/>
          <w:color w:val="202122"/>
          <w:shd w:val="clear" w:color="auto" w:fill="FFFFFF"/>
        </w:rPr>
        <w:t xml:space="preserve"> aand</w:t>
      </w:r>
      <w:r w:rsidR="001F38AD" w:rsidRPr="00021E5C">
        <w:rPr>
          <w:rFonts w:ascii="Times New Roman" w:eastAsia="Times New Roman" w:hAnsi="Times New Roman" w:cs="Times New Roman"/>
          <w:color w:val="202122"/>
          <w:shd w:val="clear" w:color="auto" w:fill="FFFFFF"/>
        </w:rPr>
        <w:t xml:space="preserve"> increases in ABA maintain seed dormancy and decreases in ABA reduce seed dormancy (</w:t>
      </w:r>
      <w:r w:rsidR="001F38AD" w:rsidRPr="00021E5C">
        <w:rPr>
          <w:rFonts w:ascii="Times New Roman" w:eastAsia="Times New Roman" w:hAnsi="Times New Roman" w:cs="Times New Roman"/>
          <w:color w:val="222222"/>
        </w:rPr>
        <w:t xml:space="preserve">Gómez-Cadenas et. al 1999). Other potential novel loci include HvVP1 (Viviparous-1) which may be associated with </w:t>
      </w:r>
      <w:r w:rsidR="001A7A9A" w:rsidRPr="00021E5C">
        <w:rPr>
          <w:rFonts w:ascii="Times New Roman" w:eastAsia="Times New Roman" w:hAnsi="Times New Roman" w:cs="Times New Roman"/>
          <w:color w:val="000000"/>
        </w:rPr>
        <w:t xml:space="preserve">JHI-Hv50k-2016-165725 </w:t>
      </w:r>
      <w:r w:rsidR="001F38AD" w:rsidRPr="00021E5C">
        <w:rPr>
          <w:rFonts w:ascii="Times New Roman" w:eastAsia="Times New Roman" w:hAnsi="Times New Roman" w:cs="Times New Roman"/>
          <w:color w:val="222222"/>
        </w:rPr>
        <w:t>on chromosome 3H and segregating in the SY Tepee family. HvVP1 is a master transcription factor regulator that controls switching between seed maturation and germination in barley (Abraham et al. 2016).</w:t>
      </w:r>
    </w:p>
    <w:p w14:paraId="65072916" w14:textId="77777777" w:rsidR="004F4017" w:rsidRPr="00021E5C" w:rsidRDefault="004F4017" w:rsidP="004F4017">
      <w:pPr>
        <w:spacing w:before="240" w:after="0" w:line="240" w:lineRule="auto"/>
        <w:rPr>
          <w:rFonts w:ascii="Times New Roman" w:eastAsia="Times New Roman" w:hAnsi="Times New Roman" w:cs="Times New Roman"/>
          <w:color w:val="000000"/>
        </w:rPr>
      </w:pPr>
    </w:p>
    <w:p w14:paraId="62695CDD" w14:textId="5426153D" w:rsidR="001F38AD" w:rsidRPr="00021E5C" w:rsidRDefault="001F38AD" w:rsidP="004F4017">
      <w:pPr>
        <w:spacing w:before="240" w:after="0" w:line="240" w:lineRule="auto"/>
        <w:rPr>
          <w:rFonts w:ascii="Times New Roman" w:eastAsia="Times New Roman" w:hAnsi="Times New Roman" w:cs="Times New Roman"/>
          <w:color w:val="000000"/>
        </w:rPr>
      </w:pPr>
      <w:r w:rsidRPr="00021E5C">
        <w:rPr>
          <w:rFonts w:ascii="Times New Roman" w:eastAsia="Times New Roman" w:hAnsi="Times New Roman" w:cs="Times New Roman"/>
          <w:color w:val="000000"/>
        </w:rPr>
        <w:t>Role of</w:t>
      </w:r>
      <w:r w:rsidR="004F4017" w:rsidRPr="00021E5C">
        <w:rPr>
          <w:rFonts w:ascii="Times New Roman" w:eastAsia="Times New Roman" w:hAnsi="Times New Roman" w:cs="Times New Roman"/>
          <w:color w:val="000000"/>
        </w:rPr>
        <w:t xml:space="preserve"> alanine amino transferase</w:t>
      </w:r>
    </w:p>
    <w:p w14:paraId="545A91BD" w14:textId="77777777" w:rsidR="004D673D" w:rsidRPr="00021E5C" w:rsidRDefault="004D673D" w:rsidP="006D3129">
      <w:pPr>
        <w:spacing w:after="0" w:line="240" w:lineRule="auto"/>
        <w:rPr>
          <w:rFonts w:ascii="Times New Roman" w:eastAsia="Times New Roman" w:hAnsi="Times New Roman" w:cs="Times New Roman"/>
          <w:color w:val="000000"/>
        </w:rPr>
      </w:pPr>
    </w:p>
    <w:p w14:paraId="50891549" w14:textId="1C8A6876" w:rsidR="006D3129" w:rsidRPr="00021E5C" w:rsidRDefault="004F4017" w:rsidP="006D3129">
      <w:pPr>
        <w:spacing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 xml:space="preserve">Alanine amino transferase played a significant role in dormancy break in our winter malting barley population. </w:t>
      </w:r>
      <w:r w:rsidR="006D3129" w:rsidRPr="00021E5C">
        <w:rPr>
          <w:rFonts w:ascii="Times New Roman" w:eastAsia="Times New Roman" w:hAnsi="Times New Roman" w:cs="Times New Roman"/>
          <w:color w:val="000000"/>
        </w:rPr>
        <w:t xml:space="preserve">Figures 3a-c show germination rate and energy for each family of the population grouped by haplotype for AlaAT over years 2020, 2021, and combined analysis 2020/2021. </w:t>
      </w:r>
      <w:commentRangeStart w:id="9"/>
      <w:commentRangeStart w:id="10"/>
      <w:r w:rsidR="006D3129" w:rsidRPr="00021E5C">
        <w:rPr>
          <w:rFonts w:ascii="Times New Roman" w:eastAsia="Times New Roman" w:hAnsi="Times New Roman" w:cs="Times New Roman"/>
          <w:color w:val="000000"/>
        </w:rPr>
        <w:t xml:space="preserve">A check </w:t>
      </w:r>
      <w:ins w:id="11" w:author="Karl Hans Kunze" w:date="2022-02-28T08:53:00Z">
        <w:r w:rsidR="00F40A54">
          <w:rPr>
            <w:rFonts w:ascii="Times New Roman" w:eastAsia="Times New Roman" w:hAnsi="Times New Roman" w:cs="Times New Roman"/>
            <w:color w:val="000000"/>
          </w:rPr>
          <w:t>category</w:t>
        </w:r>
      </w:ins>
      <w:del w:id="12" w:author="Karl Hans Kunze" w:date="2022-02-28T08:52:00Z">
        <w:r w:rsidR="006D3129" w:rsidRPr="00021E5C" w:rsidDel="00F40A54">
          <w:rPr>
            <w:rFonts w:ascii="Times New Roman" w:eastAsia="Times New Roman" w:hAnsi="Times New Roman" w:cs="Times New Roman"/>
            <w:color w:val="000000"/>
          </w:rPr>
          <w:delText xml:space="preserve">“family” </w:delText>
        </w:r>
        <w:commentRangeEnd w:id="9"/>
        <w:r w:rsidR="00D30170" w:rsidDel="00F40A54">
          <w:rPr>
            <w:rStyle w:val="CommentReference"/>
          </w:rPr>
          <w:commentReference w:id="9"/>
        </w:r>
      </w:del>
      <w:commentRangeEnd w:id="10"/>
      <w:r w:rsidR="00F40A54">
        <w:rPr>
          <w:rStyle w:val="CommentReference"/>
        </w:rPr>
        <w:commentReference w:id="10"/>
      </w:r>
      <w:r w:rsidR="006D3129" w:rsidRPr="00021E5C">
        <w:rPr>
          <w:rFonts w:ascii="Times New Roman" w:eastAsia="Times New Roman" w:hAnsi="Times New Roman" w:cs="Times New Roman"/>
          <w:color w:val="000000"/>
        </w:rPr>
        <w:t xml:space="preserve">was included for comparison to Charles for 2020 and Endeavor for 2021. Parents </w:t>
      </w:r>
      <w:r w:rsidR="00D30170">
        <w:rPr>
          <w:rFonts w:ascii="Times New Roman" w:eastAsia="Times New Roman" w:hAnsi="Times New Roman" w:cs="Times New Roman"/>
          <w:color w:val="000000"/>
        </w:rPr>
        <w:t xml:space="preserve">KWS </w:t>
      </w:r>
      <w:r w:rsidR="006D3129" w:rsidRPr="00021E5C">
        <w:rPr>
          <w:rFonts w:ascii="Times New Roman" w:eastAsia="Times New Roman" w:hAnsi="Times New Roman" w:cs="Times New Roman"/>
          <w:color w:val="000000"/>
        </w:rPr>
        <w:t>Scala, SY Tepee and Wintmalt contained the non-dormant AlaAT allele(N) and the common parent DH130910 and Flavia contained the dormant allele</w:t>
      </w:r>
      <w:r w:rsidR="00D30170">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(D). In both years, GE showed clear differentiation over time based on AlaAT haplotype, particularly at time point 2</w:t>
      </w:r>
      <w:r w:rsidR="00C32690">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(19 days post PM) for 2020 and timepoints 1.5-3.5</w:t>
      </w:r>
      <w:r w:rsidR="00C32690">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(19 days post PM through 68 days post PM). GI showed clear differentiation both across and within timepoints based on the AlaAT haplotype. The differences in GE and GI for both years based on each haplotype demonstrate that AlaAT significantly affects germination rate, energy and subsequently the rate of dormancy breakage. We also observed significant differences between GE and GI depending on the year</w:t>
      </w:r>
      <w:r w:rsidR="00160300" w:rsidRPr="00021E5C">
        <w:rPr>
          <w:rFonts w:ascii="Times New Roman" w:eastAsia="Times New Roman" w:hAnsi="Times New Roman" w:cs="Times New Roman"/>
          <w:color w:val="000000"/>
        </w:rPr>
        <w:t>.</w:t>
      </w:r>
      <w:r w:rsidR="006D3129" w:rsidRPr="00021E5C">
        <w:rPr>
          <w:rFonts w:ascii="Times New Roman" w:eastAsia="Times New Roman" w:hAnsi="Times New Roman" w:cs="Times New Roman"/>
          <w:color w:val="000000"/>
        </w:rPr>
        <w:t xml:space="preserve"> In 2020, dormancy break occurred around time point 3</w:t>
      </w:r>
      <w:r w:rsidR="00C32690">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 xml:space="preserve">(47 days post PM). In 2021, dormancy break was substantially </w:t>
      </w:r>
      <w:r w:rsidR="00C32690">
        <w:rPr>
          <w:rFonts w:ascii="Times New Roman" w:eastAsia="Times New Roman" w:hAnsi="Times New Roman" w:cs="Times New Roman"/>
          <w:color w:val="000000"/>
        </w:rPr>
        <w:t>later</w:t>
      </w:r>
      <w:r w:rsidR="00C32690" w:rsidRPr="00021E5C">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and did not occur until timepoints 3.5</w:t>
      </w:r>
      <w:r w:rsidR="00C32690">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(68 days post PM) and 4</w:t>
      </w:r>
      <w:r w:rsidR="00C32690">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(96 days post PM). The significant effect of the year on dormancy demonstrates the need to test seed germination traits across multiple years.</w:t>
      </w:r>
    </w:p>
    <w:p w14:paraId="360260DF" w14:textId="69BD7764" w:rsidR="006D3129" w:rsidRPr="00021E5C" w:rsidRDefault="00C32690" w:rsidP="006D3129">
      <w:pP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ab/>
      </w:r>
      <w:r w:rsidR="006D3129" w:rsidRPr="00021E5C">
        <w:rPr>
          <w:rFonts w:ascii="Times New Roman" w:eastAsia="Times New Roman" w:hAnsi="Times New Roman" w:cs="Times New Roman"/>
          <w:color w:val="000000"/>
        </w:rPr>
        <w:t>The observed dormancy for most non</w:t>
      </w:r>
      <w:r>
        <w:rPr>
          <w:rFonts w:ascii="Times New Roman" w:eastAsia="Times New Roman" w:hAnsi="Times New Roman" w:cs="Times New Roman"/>
          <w:color w:val="000000"/>
        </w:rPr>
        <w:t>-</w:t>
      </w:r>
      <w:r w:rsidR="006D3129" w:rsidRPr="00021E5C">
        <w:rPr>
          <w:rFonts w:ascii="Times New Roman" w:eastAsia="Times New Roman" w:hAnsi="Times New Roman" w:cs="Times New Roman"/>
          <w:color w:val="000000"/>
        </w:rPr>
        <w:t>dormant haplotypes at earlier post physiological maturity</w:t>
      </w:r>
      <w:r w:rsidR="001F38AD" w:rsidRPr="00021E5C">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(PM) days is encouraging for balancing the selection of high germination rate and maintaining initial seed dormancy for PHS. If we assume that a mal</w:t>
      </w:r>
      <w:r w:rsidR="005532BB">
        <w:rPr>
          <w:rFonts w:ascii="Times New Roman" w:eastAsia="Times New Roman" w:hAnsi="Times New Roman" w:cs="Times New Roman"/>
          <w:color w:val="000000"/>
        </w:rPr>
        <w:t>t</w:t>
      </w:r>
      <w:r w:rsidR="006D3129" w:rsidRPr="00021E5C">
        <w:rPr>
          <w:rFonts w:ascii="Times New Roman" w:eastAsia="Times New Roman" w:hAnsi="Times New Roman" w:cs="Times New Roman"/>
          <w:color w:val="000000"/>
        </w:rPr>
        <w:t>ster</w:t>
      </w:r>
      <w:r w:rsidR="005532BB">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 xml:space="preserve">would start malting barley approximately 47 days after harvest from the field, we </w:t>
      </w:r>
      <w:r w:rsidR="001F38AD" w:rsidRPr="00021E5C">
        <w:rPr>
          <w:rFonts w:ascii="Times New Roman" w:eastAsia="Times New Roman" w:hAnsi="Times New Roman" w:cs="Times New Roman"/>
          <w:color w:val="000000"/>
        </w:rPr>
        <w:t>will</w:t>
      </w:r>
      <w:r w:rsidR="006D3129" w:rsidRPr="00021E5C">
        <w:rPr>
          <w:rFonts w:ascii="Times New Roman" w:eastAsia="Times New Roman" w:hAnsi="Times New Roman" w:cs="Times New Roman"/>
          <w:color w:val="000000"/>
        </w:rPr>
        <w:t xml:space="preserve"> want to select lines that </w:t>
      </w:r>
      <w:r w:rsidR="005532BB">
        <w:rPr>
          <w:rFonts w:ascii="Times New Roman" w:eastAsia="Times New Roman" w:hAnsi="Times New Roman" w:cs="Times New Roman"/>
          <w:color w:val="000000"/>
        </w:rPr>
        <w:t>break</w:t>
      </w:r>
      <w:r w:rsidR="005532BB" w:rsidRPr="00021E5C">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 xml:space="preserve">dormancy </w:t>
      </w:r>
      <w:r w:rsidR="005532BB">
        <w:rPr>
          <w:rFonts w:ascii="Times New Roman" w:eastAsia="Times New Roman" w:hAnsi="Times New Roman" w:cs="Times New Roman"/>
          <w:color w:val="000000"/>
        </w:rPr>
        <w:t>by then</w:t>
      </w:r>
      <w:r w:rsidR="006D3129" w:rsidRPr="00021E5C">
        <w:rPr>
          <w:rFonts w:ascii="Times New Roman" w:eastAsia="Times New Roman" w:hAnsi="Times New Roman" w:cs="Times New Roman"/>
          <w:color w:val="000000"/>
        </w:rPr>
        <w:t xml:space="preserve">. Most non-dormant AlaAT haplotypes fit this profile for the 2020 and 2021 crop year. However, given the substantial dormancy we observed in 2021, we must be careful in considering how it relates to our </w:t>
      </w:r>
      <w:r w:rsidR="004F4017" w:rsidRPr="00021E5C">
        <w:rPr>
          <w:rFonts w:ascii="Times New Roman" w:eastAsia="Times New Roman" w:hAnsi="Times New Roman" w:cs="Times New Roman"/>
          <w:color w:val="000000"/>
        </w:rPr>
        <w:t>PHS</w:t>
      </w:r>
      <w:r w:rsidR="006D3129" w:rsidRPr="00021E5C">
        <w:rPr>
          <w:rFonts w:ascii="Times New Roman" w:eastAsia="Times New Roman" w:hAnsi="Times New Roman" w:cs="Times New Roman"/>
          <w:color w:val="000000"/>
        </w:rPr>
        <w:t xml:space="preserve"> values observed for that same year. PHS will need to be tested in multiple years where conditions would develop less dormant barley. If we continue to have low </w:t>
      </w:r>
      <w:r w:rsidR="004F4017" w:rsidRPr="00021E5C">
        <w:rPr>
          <w:rFonts w:ascii="Times New Roman" w:eastAsia="Times New Roman" w:hAnsi="Times New Roman" w:cs="Times New Roman"/>
          <w:color w:val="000000"/>
        </w:rPr>
        <w:t>PHS</w:t>
      </w:r>
      <w:r w:rsidR="006D3129" w:rsidRPr="00021E5C">
        <w:rPr>
          <w:rFonts w:ascii="Times New Roman" w:eastAsia="Times New Roman" w:hAnsi="Times New Roman" w:cs="Times New Roman"/>
          <w:color w:val="000000"/>
        </w:rPr>
        <w:t xml:space="preserve"> mean and variation across multiple years with potentially differing levels of dormancy </w:t>
      </w:r>
      <w:r w:rsidR="003146FA">
        <w:rPr>
          <w:rFonts w:ascii="Times New Roman" w:eastAsia="Times New Roman" w:hAnsi="Times New Roman" w:cs="Times New Roman"/>
          <w:color w:val="000000"/>
        </w:rPr>
        <w:t>each</w:t>
      </w:r>
      <w:r w:rsidR="003146FA" w:rsidRPr="00021E5C">
        <w:rPr>
          <w:rFonts w:ascii="Times New Roman" w:eastAsia="Times New Roman" w:hAnsi="Times New Roman" w:cs="Times New Roman"/>
          <w:color w:val="000000"/>
        </w:rPr>
        <w:t xml:space="preserve"> </w:t>
      </w:r>
      <w:r w:rsidR="006D3129" w:rsidRPr="00021E5C">
        <w:rPr>
          <w:rFonts w:ascii="Times New Roman" w:eastAsia="Times New Roman" w:hAnsi="Times New Roman" w:cs="Times New Roman"/>
          <w:color w:val="000000"/>
        </w:rPr>
        <w:t xml:space="preserve">year, we can </w:t>
      </w:r>
      <w:r w:rsidR="003146FA">
        <w:rPr>
          <w:rFonts w:ascii="Times New Roman" w:eastAsia="Times New Roman" w:hAnsi="Times New Roman" w:cs="Times New Roman"/>
          <w:color w:val="000000"/>
        </w:rPr>
        <w:t>select genotypes that</w:t>
      </w:r>
      <w:r w:rsidR="006D3129" w:rsidRPr="00021E5C">
        <w:rPr>
          <w:rFonts w:ascii="Times New Roman" w:eastAsia="Times New Roman" w:hAnsi="Times New Roman" w:cs="Times New Roman"/>
          <w:color w:val="000000"/>
        </w:rPr>
        <w:t xml:space="preserve"> increase germination rate with less concern of reducing our </w:t>
      </w:r>
      <w:r w:rsidR="004F4017" w:rsidRPr="00021E5C">
        <w:rPr>
          <w:rFonts w:ascii="Times New Roman" w:eastAsia="Times New Roman" w:hAnsi="Times New Roman" w:cs="Times New Roman"/>
          <w:color w:val="000000"/>
        </w:rPr>
        <w:t xml:space="preserve">PHS </w:t>
      </w:r>
      <w:r w:rsidR="006D3129" w:rsidRPr="00021E5C">
        <w:rPr>
          <w:rFonts w:ascii="Times New Roman" w:eastAsia="Times New Roman" w:hAnsi="Times New Roman" w:cs="Times New Roman"/>
          <w:color w:val="000000"/>
        </w:rPr>
        <w:t>resistance for the given AlaAT haplotypes</w:t>
      </w:r>
      <w:r w:rsidR="00160300" w:rsidRPr="00021E5C">
        <w:rPr>
          <w:rFonts w:ascii="Times New Roman" w:eastAsia="Times New Roman" w:hAnsi="Times New Roman" w:cs="Times New Roman"/>
          <w:color w:val="000000"/>
        </w:rPr>
        <w:t>.</w:t>
      </w:r>
    </w:p>
    <w:p w14:paraId="47315802" w14:textId="0271AE03" w:rsidR="006D3129" w:rsidRPr="00021E5C" w:rsidRDefault="006D3129" w:rsidP="006C3633">
      <w:pPr>
        <w:spacing w:after="0" w:line="240" w:lineRule="auto"/>
        <w:rPr>
          <w:rFonts w:ascii="Times New Roman" w:eastAsia="Times New Roman" w:hAnsi="Times New Roman" w:cs="Times New Roman"/>
        </w:rPr>
      </w:pPr>
      <w:r w:rsidRPr="00021E5C">
        <w:rPr>
          <w:rFonts w:ascii="Times New Roman" w:eastAsia="Times New Roman" w:hAnsi="Times New Roman" w:cs="Times New Roman"/>
          <w:sz w:val="24"/>
          <w:szCs w:val="24"/>
        </w:rPr>
        <w:br/>
      </w:r>
      <w:r w:rsidRPr="00021E5C">
        <w:rPr>
          <w:rFonts w:ascii="Times New Roman" w:eastAsia="Times New Roman" w:hAnsi="Times New Roman" w:cs="Times New Roman"/>
          <w:sz w:val="24"/>
          <w:szCs w:val="24"/>
        </w:rPr>
        <w:br/>
      </w:r>
      <w:r w:rsidR="006C3633" w:rsidRPr="00021E5C">
        <w:rPr>
          <w:rFonts w:ascii="Times New Roman" w:eastAsia="Times New Roman" w:hAnsi="Times New Roman" w:cs="Times New Roman"/>
        </w:rPr>
        <w:t>Table 1: Summary of number of plots sampled for each time point. The corresponding days post physiological maturity (PM) are also included for reference.</w:t>
      </w:r>
    </w:p>
    <w:tbl>
      <w:tblPr>
        <w:tblW w:w="9360" w:type="dxa"/>
        <w:tblCellMar>
          <w:top w:w="15" w:type="dxa"/>
          <w:left w:w="15" w:type="dxa"/>
          <w:bottom w:w="15" w:type="dxa"/>
          <w:right w:w="15" w:type="dxa"/>
        </w:tblCellMar>
        <w:tblLook w:val="04A0" w:firstRow="1" w:lastRow="0" w:firstColumn="1" w:lastColumn="0" w:noHBand="0" w:noVBand="1"/>
      </w:tblPr>
      <w:tblGrid>
        <w:gridCol w:w="2938"/>
        <w:gridCol w:w="727"/>
        <w:gridCol w:w="929"/>
        <w:gridCol w:w="727"/>
        <w:gridCol w:w="929"/>
        <w:gridCol w:w="727"/>
        <w:gridCol w:w="929"/>
        <w:gridCol w:w="727"/>
        <w:gridCol w:w="727"/>
      </w:tblGrid>
      <w:tr w:rsidR="006D3129" w:rsidRPr="00021E5C" w14:paraId="7A676F3A" w14:textId="77777777" w:rsidTr="006D31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2E9B" w14:textId="77777777" w:rsidR="006D3129" w:rsidRPr="00021E5C" w:rsidRDefault="006D3129" w:rsidP="006D312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1CEB7"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3D97"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8E09"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FAB6"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F34E"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D358"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4D946"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0011D"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TP5</w:t>
            </w:r>
          </w:p>
        </w:tc>
      </w:tr>
      <w:tr w:rsidR="006D3129" w:rsidRPr="00021E5C" w14:paraId="293A181B" w14:textId="77777777" w:rsidTr="006D31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2FF06" w14:textId="3C9D1999"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Days post maturity</w:t>
            </w:r>
            <w:r w:rsidR="006C3633"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E8C3A"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816F"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05C9D"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DABFB"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B97D1"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C32BF"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3B31C"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B1E66" w14:textId="77777777" w:rsidR="006D3129" w:rsidRPr="00021E5C" w:rsidRDefault="006D3129" w:rsidP="006D3129">
            <w:pPr>
              <w:spacing w:after="0" w:line="240" w:lineRule="auto"/>
              <w:rPr>
                <w:rFonts w:ascii="Times New Roman" w:eastAsia="Times New Roman" w:hAnsi="Times New Roman" w:cs="Times New Roman"/>
                <w:b/>
                <w:bCs/>
                <w:sz w:val="24"/>
                <w:szCs w:val="24"/>
              </w:rPr>
            </w:pPr>
            <w:r w:rsidRPr="00021E5C">
              <w:rPr>
                <w:rFonts w:ascii="Times New Roman" w:eastAsia="Times New Roman" w:hAnsi="Times New Roman" w:cs="Times New Roman"/>
                <w:b/>
                <w:bCs/>
                <w:color w:val="000000"/>
              </w:rPr>
              <w:t>152</w:t>
            </w:r>
          </w:p>
        </w:tc>
      </w:tr>
      <w:tr w:rsidR="006D3129" w:rsidRPr="00021E5C" w14:paraId="3AEA5454" w14:textId="77777777" w:rsidTr="006D31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B90C3"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D5139"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1BD05"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D1CF7"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19C1"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1DBDB"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C12C3"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9123"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4E4CC"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894</w:t>
            </w:r>
          </w:p>
        </w:tc>
      </w:tr>
      <w:tr w:rsidR="006D3129" w:rsidRPr="00021E5C" w14:paraId="591D8CB9" w14:textId="77777777" w:rsidTr="006D6972">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1FBD9"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78BCD"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AF465"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6DA7"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AE5"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23E5"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FE495"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DA2E"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EFD71"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872</w:t>
            </w:r>
          </w:p>
        </w:tc>
      </w:tr>
    </w:tbl>
    <w:p w14:paraId="26F549AC" w14:textId="77777777" w:rsidR="006D6972" w:rsidRPr="00021E5C" w:rsidRDefault="006D6972" w:rsidP="006D3129">
      <w:pPr>
        <w:spacing w:after="0" w:line="240" w:lineRule="auto"/>
        <w:rPr>
          <w:rFonts w:ascii="Times New Roman" w:eastAsia="Times New Roman" w:hAnsi="Times New Roman" w:cs="Times New Roman"/>
          <w:color w:val="000000"/>
        </w:rPr>
      </w:pPr>
    </w:p>
    <w:p w14:paraId="0B03FED2" w14:textId="58F6DD83"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 xml:space="preserve">Figure </w:t>
      </w:r>
      <w:r w:rsidR="006D6972" w:rsidRPr="00021E5C">
        <w:rPr>
          <w:rFonts w:ascii="Times New Roman" w:eastAsia="Times New Roman" w:hAnsi="Times New Roman" w:cs="Times New Roman"/>
          <w:color w:val="000000"/>
        </w:rPr>
        <w:t>1</w:t>
      </w:r>
      <w:r w:rsidRPr="00021E5C">
        <w:rPr>
          <w:rFonts w:ascii="Times New Roman" w:eastAsia="Times New Roman" w:hAnsi="Times New Roman" w:cs="Times New Roman"/>
          <w:color w:val="000000"/>
        </w:rPr>
        <w:t>:</w:t>
      </w:r>
      <w:r w:rsidR="006D6972" w:rsidRPr="00021E5C">
        <w:rPr>
          <w:rFonts w:ascii="Times New Roman" w:eastAsia="Times New Roman" w:hAnsi="Times New Roman" w:cs="Times New Roman"/>
          <w:color w:val="000000"/>
        </w:rPr>
        <w:t xml:space="preserve"> Visualization of the single time point</w:t>
      </w:r>
      <w:r w:rsidRPr="00021E5C">
        <w:rPr>
          <w:rFonts w:ascii="Times New Roman" w:eastAsia="Times New Roman" w:hAnsi="Times New Roman" w:cs="Times New Roman"/>
          <w:color w:val="000000"/>
        </w:rPr>
        <w:t xml:space="preserve"> </w:t>
      </w:r>
      <w:r w:rsidR="006D6972" w:rsidRPr="00021E5C">
        <w:rPr>
          <w:rFonts w:ascii="Times New Roman" w:eastAsia="Times New Roman" w:hAnsi="Times New Roman" w:cs="Times New Roman"/>
          <w:color w:val="000000"/>
        </w:rPr>
        <w:t>genome wide association</w:t>
      </w:r>
      <w:r w:rsidR="00CB6F2C">
        <w:rPr>
          <w:rFonts w:ascii="Times New Roman" w:eastAsia="Times New Roman" w:hAnsi="Times New Roman" w:cs="Times New Roman"/>
          <w:color w:val="000000"/>
        </w:rPr>
        <w:t xml:space="preserve"> of markers with</w:t>
      </w:r>
      <w:r w:rsidRPr="00021E5C">
        <w:rPr>
          <w:rFonts w:ascii="Times New Roman" w:eastAsia="Times New Roman" w:hAnsi="Times New Roman" w:cs="Times New Roman"/>
          <w:color w:val="000000"/>
        </w:rPr>
        <w:t xml:space="preserve"> germination energy</w:t>
      </w:r>
      <w:r w:rsidR="006C3633"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(GE), germination index</w:t>
      </w:r>
      <w:r w:rsidR="006C3633"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(GI) across timepoints</w:t>
      </w:r>
      <w:r w:rsidR="006C3633" w:rsidRPr="00021E5C">
        <w:rPr>
          <w:rFonts w:ascii="Times New Roman" w:eastAsia="Times New Roman" w:hAnsi="Times New Roman" w:cs="Times New Roman"/>
          <w:color w:val="000000"/>
        </w:rPr>
        <w:t xml:space="preserve"> </w:t>
      </w:r>
      <w:r w:rsidRPr="00021E5C">
        <w:rPr>
          <w:rFonts w:ascii="Times New Roman" w:eastAsia="Times New Roman" w:hAnsi="Times New Roman" w:cs="Times New Roman"/>
          <w:color w:val="000000"/>
        </w:rPr>
        <w:t>(TP) and years. </w:t>
      </w:r>
    </w:p>
    <w:p w14:paraId="3353737D" w14:textId="36DFE8DB"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noProof/>
          <w:color w:val="000000"/>
          <w:bdr w:val="none" w:sz="0" w:space="0" w:color="auto" w:frame="1"/>
        </w:rPr>
        <w:lastRenderedPageBreak/>
        <w:drawing>
          <wp:inline distT="0" distB="0" distL="0" distR="0" wp14:anchorId="6844E509" wp14:editId="62ECF0D4">
            <wp:extent cx="4718050" cy="2660650"/>
            <wp:effectExtent l="0" t="0" r="6350" b="635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8050" cy="2660650"/>
                    </a:xfrm>
                    <a:prstGeom prst="rect">
                      <a:avLst/>
                    </a:prstGeom>
                    <a:noFill/>
                    <a:ln>
                      <a:noFill/>
                    </a:ln>
                  </pic:spPr>
                </pic:pic>
              </a:graphicData>
            </a:graphic>
          </wp:inline>
        </w:drawing>
      </w:r>
    </w:p>
    <w:p w14:paraId="23825AE7" w14:textId="77777777" w:rsidR="006D3129" w:rsidRPr="00021E5C" w:rsidRDefault="006D3129" w:rsidP="006D3129">
      <w:pPr>
        <w:spacing w:after="0" w:line="240" w:lineRule="auto"/>
        <w:rPr>
          <w:rFonts w:ascii="Times New Roman" w:eastAsia="Times New Roman" w:hAnsi="Times New Roman" w:cs="Times New Roman"/>
          <w:sz w:val="24"/>
          <w:szCs w:val="24"/>
        </w:rPr>
      </w:pPr>
    </w:p>
    <w:p w14:paraId="1547A46C" w14:textId="0B71BDD3" w:rsidR="0096783E" w:rsidRPr="00021E5C" w:rsidRDefault="006D3129" w:rsidP="0096783E">
      <w:pPr>
        <w:tabs>
          <w:tab w:val="left" w:pos="3780"/>
        </w:tabs>
        <w:spacing w:after="0" w:line="240" w:lineRule="auto"/>
        <w:rPr>
          <w:rFonts w:ascii="Times New Roman" w:eastAsia="Times New Roman" w:hAnsi="Times New Roman" w:cs="Times New Roman"/>
          <w:color w:val="000000"/>
        </w:rPr>
      </w:pPr>
      <w:r w:rsidRPr="00021E5C">
        <w:rPr>
          <w:rFonts w:ascii="Times New Roman" w:eastAsia="Times New Roman" w:hAnsi="Times New Roman" w:cs="Times New Roman"/>
          <w:color w:val="000000"/>
        </w:rPr>
        <w:t> </w:t>
      </w:r>
    </w:p>
    <w:p w14:paraId="15A286B6" w14:textId="77777777" w:rsidR="00160300" w:rsidRPr="00021E5C" w:rsidRDefault="00160300" w:rsidP="00160300">
      <w:pPr>
        <w:spacing w:before="240" w:after="0" w:line="240" w:lineRule="auto"/>
        <w:rPr>
          <w:rFonts w:ascii="Times New Roman" w:eastAsia="Times New Roman" w:hAnsi="Times New Roman" w:cs="Times New Roman"/>
          <w:color w:val="000000"/>
        </w:rPr>
      </w:pPr>
    </w:p>
    <w:p w14:paraId="5AFA45F5" w14:textId="77777777" w:rsidR="00160300" w:rsidRPr="00021E5C" w:rsidRDefault="00160300" w:rsidP="00160300">
      <w:pPr>
        <w:spacing w:before="240" w:after="0" w:line="240" w:lineRule="auto"/>
        <w:rPr>
          <w:rFonts w:ascii="Times New Roman" w:eastAsia="Times New Roman" w:hAnsi="Times New Roman" w:cs="Times New Roman"/>
          <w:color w:val="000000"/>
        </w:rPr>
      </w:pPr>
    </w:p>
    <w:p w14:paraId="0A103E54" w14:textId="77777777" w:rsidR="00160300" w:rsidRPr="00021E5C" w:rsidRDefault="00160300" w:rsidP="00160300">
      <w:pPr>
        <w:spacing w:before="240" w:after="0" w:line="240" w:lineRule="auto"/>
        <w:rPr>
          <w:rFonts w:ascii="Times New Roman" w:eastAsia="Times New Roman" w:hAnsi="Times New Roman" w:cs="Times New Roman"/>
          <w:color w:val="000000"/>
        </w:rPr>
      </w:pPr>
    </w:p>
    <w:p w14:paraId="5B548E38" w14:textId="77777777" w:rsidR="00160300" w:rsidRPr="00021E5C" w:rsidRDefault="00160300" w:rsidP="00160300">
      <w:pPr>
        <w:spacing w:before="240" w:after="0" w:line="240" w:lineRule="auto"/>
        <w:rPr>
          <w:rFonts w:ascii="Times New Roman" w:eastAsia="Times New Roman" w:hAnsi="Times New Roman" w:cs="Times New Roman"/>
          <w:color w:val="000000"/>
        </w:rPr>
      </w:pPr>
    </w:p>
    <w:p w14:paraId="2F89061B" w14:textId="77777777" w:rsidR="00160300" w:rsidRPr="00021E5C" w:rsidRDefault="00160300" w:rsidP="00160300">
      <w:pPr>
        <w:spacing w:before="240" w:after="0" w:line="240" w:lineRule="auto"/>
        <w:rPr>
          <w:rFonts w:ascii="Times New Roman" w:eastAsia="Times New Roman" w:hAnsi="Times New Roman" w:cs="Times New Roman"/>
          <w:color w:val="000000"/>
        </w:rPr>
      </w:pPr>
    </w:p>
    <w:p w14:paraId="258BEF5E" w14:textId="7B564FF1" w:rsidR="00160300" w:rsidRPr="00021E5C" w:rsidRDefault="00160300" w:rsidP="00160300">
      <w:pPr>
        <w:spacing w:before="240" w:after="0" w:line="240" w:lineRule="auto"/>
        <w:rPr>
          <w:rFonts w:ascii="Times New Roman" w:eastAsia="Times New Roman" w:hAnsi="Times New Roman" w:cs="Times New Roman"/>
        </w:rPr>
      </w:pPr>
      <w:r w:rsidRPr="00021E5C">
        <w:rPr>
          <w:rFonts w:ascii="Times New Roman" w:eastAsia="Times New Roman" w:hAnsi="Times New Roman" w:cs="Times New Roman"/>
          <w:color w:val="000000"/>
        </w:rPr>
        <w:t xml:space="preserve">Table 1: Marker-trait association summary for germination trait genome-wide association for both single time point and logistic time analysis. The “Genes of interest” column indicates nearby (+/- </w:t>
      </w:r>
      <w:r w:rsidR="00CB6F2C">
        <w:rPr>
          <w:rFonts w:ascii="Times New Roman" w:eastAsia="Times New Roman" w:hAnsi="Times New Roman" w:cs="Times New Roman"/>
          <w:color w:val="000000"/>
        </w:rPr>
        <w:t>1 Mbp</w:t>
      </w:r>
      <w:r w:rsidRPr="00021E5C">
        <w:rPr>
          <w:rFonts w:ascii="Times New Roman" w:eastAsia="Times New Roman" w:hAnsi="Times New Roman" w:cs="Times New Roman"/>
          <w:color w:val="000000"/>
        </w:rPr>
        <w:t>) genes that have been implicated in seed germination or dormancy in the literature. Empty cells indicate no previously reported genes in the marker region</w:t>
      </w:r>
    </w:p>
    <w:tbl>
      <w:tblPr>
        <w:tblW w:w="9620" w:type="dxa"/>
        <w:tblLayout w:type="fixed"/>
        <w:tblCellMar>
          <w:top w:w="100" w:type="dxa"/>
          <w:left w:w="100" w:type="dxa"/>
          <w:bottom w:w="100" w:type="dxa"/>
          <w:right w:w="100" w:type="dxa"/>
        </w:tblCellMar>
        <w:tblLook w:val="04A0" w:firstRow="1" w:lastRow="0" w:firstColumn="1" w:lastColumn="0" w:noHBand="0" w:noVBand="1"/>
      </w:tblPr>
      <w:tblGrid>
        <w:gridCol w:w="1700"/>
        <w:gridCol w:w="1734"/>
        <w:gridCol w:w="580"/>
        <w:gridCol w:w="1202"/>
        <w:gridCol w:w="984"/>
        <w:gridCol w:w="1006"/>
        <w:gridCol w:w="2414"/>
      </w:tblGrid>
      <w:tr w:rsidR="0096783E" w:rsidRPr="00021E5C" w14:paraId="365CFAA8" w14:textId="77777777" w:rsidTr="009D7C2F">
        <w:trPr>
          <w:trHeight w:hRule="exact" w:val="1110"/>
        </w:trPr>
        <w:tc>
          <w:tcPr>
            <w:tcW w:w="1700" w:type="dxa"/>
            <w:tcBorders>
              <w:top w:val="single" w:sz="8" w:space="0" w:color="000000"/>
              <w:left w:val="single" w:sz="8" w:space="0" w:color="000000"/>
              <w:bottom w:val="single" w:sz="8" w:space="0" w:color="000000"/>
              <w:right w:val="single" w:sz="8" w:space="0" w:color="000000"/>
            </w:tcBorders>
            <w:vAlign w:val="center"/>
          </w:tcPr>
          <w:p w14:paraId="4C4CEB6D"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Trait*</w:t>
            </w:r>
          </w:p>
        </w:tc>
        <w:tc>
          <w:tcPr>
            <w:tcW w:w="1734" w:type="dxa"/>
            <w:tcBorders>
              <w:top w:val="single" w:sz="8" w:space="0" w:color="000000"/>
              <w:left w:val="single" w:sz="8" w:space="0" w:color="000000"/>
              <w:bottom w:val="single" w:sz="8" w:space="0" w:color="000000"/>
              <w:right w:val="single" w:sz="8" w:space="0" w:color="000000"/>
            </w:tcBorders>
            <w:vAlign w:val="center"/>
          </w:tcPr>
          <w:p w14:paraId="3DF09328"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Marker</w:t>
            </w:r>
          </w:p>
        </w:tc>
        <w:tc>
          <w:tcPr>
            <w:tcW w:w="580" w:type="dxa"/>
            <w:tcBorders>
              <w:top w:val="single" w:sz="8" w:space="0" w:color="000000"/>
              <w:left w:val="single" w:sz="8" w:space="0" w:color="000000"/>
              <w:bottom w:val="single" w:sz="8" w:space="0" w:color="000000"/>
              <w:right w:val="single" w:sz="8" w:space="0" w:color="000000"/>
            </w:tcBorders>
            <w:vAlign w:val="center"/>
          </w:tcPr>
          <w:p w14:paraId="514A4836"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Chr</w:t>
            </w:r>
          </w:p>
        </w:tc>
        <w:tc>
          <w:tcPr>
            <w:tcW w:w="1202" w:type="dxa"/>
            <w:tcBorders>
              <w:top w:val="single" w:sz="8" w:space="0" w:color="000000"/>
              <w:left w:val="single" w:sz="8" w:space="0" w:color="000000"/>
              <w:bottom w:val="single" w:sz="8" w:space="0" w:color="000000"/>
              <w:right w:val="single" w:sz="8" w:space="0" w:color="000000"/>
            </w:tcBorders>
            <w:vAlign w:val="center"/>
          </w:tcPr>
          <w:p w14:paraId="29C121ED"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Position</w:t>
            </w:r>
          </w:p>
        </w:tc>
        <w:tc>
          <w:tcPr>
            <w:tcW w:w="984" w:type="dxa"/>
            <w:tcBorders>
              <w:top w:val="single" w:sz="8" w:space="0" w:color="000000"/>
              <w:left w:val="single" w:sz="8" w:space="0" w:color="000000"/>
              <w:bottom w:val="single" w:sz="8" w:space="0" w:color="000000"/>
              <w:right w:val="single" w:sz="8" w:space="0" w:color="000000"/>
            </w:tcBorders>
            <w:vAlign w:val="center"/>
          </w:tcPr>
          <w:p w14:paraId="713F408F"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MAF**</w:t>
            </w:r>
          </w:p>
        </w:tc>
        <w:tc>
          <w:tcPr>
            <w:tcW w:w="1006" w:type="dxa"/>
            <w:tcBorders>
              <w:top w:val="single" w:sz="8" w:space="0" w:color="000000"/>
              <w:left w:val="single" w:sz="8" w:space="0" w:color="000000"/>
              <w:bottom w:val="single" w:sz="8" w:space="0" w:color="000000"/>
              <w:right w:val="single" w:sz="8" w:space="0" w:color="000000"/>
            </w:tcBorders>
            <w:vAlign w:val="center"/>
          </w:tcPr>
          <w:p w14:paraId="229CA862"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p values***</w:t>
            </w:r>
          </w:p>
        </w:tc>
        <w:tc>
          <w:tcPr>
            <w:tcW w:w="2414" w:type="dxa"/>
            <w:tcBorders>
              <w:top w:val="single" w:sz="8" w:space="0" w:color="000000"/>
              <w:left w:val="single" w:sz="8" w:space="0" w:color="000000"/>
              <w:bottom w:val="single" w:sz="8" w:space="0" w:color="000000"/>
              <w:right w:val="single" w:sz="8" w:space="0" w:color="000000"/>
            </w:tcBorders>
            <w:vAlign w:val="center"/>
          </w:tcPr>
          <w:p w14:paraId="6EF489F2" w14:textId="77777777" w:rsidR="0096783E" w:rsidRPr="00021E5C" w:rsidRDefault="0096783E" w:rsidP="00791A1B">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b/>
                <w:bCs/>
                <w:color w:val="000000"/>
                <w:sz w:val="20"/>
                <w:szCs w:val="20"/>
              </w:rPr>
              <w:t>Genes of interest</w:t>
            </w:r>
          </w:p>
        </w:tc>
      </w:tr>
      <w:tr w:rsidR="00525DBC" w:rsidRPr="00021E5C" w14:paraId="0871C68D"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075E82C5" w14:textId="4B7233DA"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2021_TP3_GI, Logistic GE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FCB7BE2" w14:textId="773BFCF9"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JHI-Hv50k-2016-8002</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C5C6F68" w14:textId="5364C0EF"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12ACE9D" w14:textId="5B4A80FE"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6931684</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32450ABE" w14:textId="544366E4"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0.36721</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DB9ED39" w14:textId="38CF11C5"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1.02E-06</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00CE6127"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0208BF2D"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286BE597" w14:textId="7AE97D5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Logistic GE, 2020/2021_Centering</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E538DDF" w14:textId="6A7A7D72"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JHI-Hv50k-2016-15198</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767690CE" w14:textId="782B6E94"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3D9E2526" w14:textId="353E20BF"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18049005</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7703F573" w14:textId="2B7B1854"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0.49654</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DEC2407" w14:textId="2C61194C"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172F0613"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76B35D2B"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A76B796" w14:textId="241436BA"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2021_TP1_GE</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76DA96B" w14:textId="3684474D"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JHI-Hv50k-2016-59425</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50942FE" w14:textId="0BB024A0"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F5BCAEF" w14:textId="7F79C4D2"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1081341</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F8529A9" w14:textId="7D809D0D"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0.49885</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29C1588" w14:textId="4A160A29"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8.16E-09</w:t>
            </w:r>
          </w:p>
        </w:tc>
        <w:tc>
          <w:tcPr>
            <w:tcW w:w="2414" w:type="dxa"/>
            <w:tcBorders>
              <w:top w:val="single" w:sz="8" w:space="0" w:color="000000"/>
              <w:left w:val="single" w:sz="8" w:space="0" w:color="000000"/>
              <w:bottom w:val="single" w:sz="8" w:space="0" w:color="000000"/>
              <w:right w:val="single" w:sz="8" w:space="0" w:color="000000"/>
            </w:tcBorders>
            <w:shd w:val="clear" w:color="auto" w:fill="auto"/>
          </w:tcPr>
          <w:p w14:paraId="58F2D3C7"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2E46CC95"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7F45AC9" w14:textId="4A90AC46"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Logistic GI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44BB4FA" w14:textId="2B2DCA0E"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SCRI_RS_204158</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76A9A23" w14:textId="16AD3FA6"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FA7F6DA" w14:textId="0F6F7E80"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12096571</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9B5BD46" w14:textId="4354BB02"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0.49726</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C2AE320" w14:textId="249712A5"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3.56E-14</w:t>
            </w:r>
          </w:p>
        </w:tc>
        <w:tc>
          <w:tcPr>
            <w:tcW w:w="2414" w:type="dxa"/>
            <w:tcBorders>
              <w:top w:val="single" w:sz="8" w:space="0" w:color="000000"/>
              <w:left w:val="single" w:sz="8" w:space="0" w:color="000000"/>
              <w:bottom w:val="single" w:sz="8" w:space="0" w:color="000000"/>
              <w:right w:val="single" w:sz="8" w:space="0" w:color="000000"/>
            </w:tcBorders>
            <w:shd w:val="clear" w:color="auto" w:fill="auto"/>
          </w:tcPr>
          <w:p w14:paraId="3457FB0C"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1F2FA8BC"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393F5CB" w14:textId="52B31264"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Logistic GE 2020_Rate</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495C76" w14:textId="3AD566FC"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JHI-Hv50k-2016-77653</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F6D1467" w14:textId="27DCB787"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6B47EDE" w14:textId="597971AF"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40257373</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574077B" w14:textId="230B36E5"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0.23148</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F4FC4B0" w14:textId="0045AD63"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1.15E-10</w:t>
            </w:r>
          </w:p>
        </w:tc>
        <w:tc>
          <w:tcPr>
            <w:tcW w:w="2414" w:type="dxa"/>
            <w:tcBorders>
              <w:top w:val="single" w:sz="8" w:space="0" w:color="000000"/>
              <w:left w:val="single" w:sz="8" w:space="0" w:color="000000"/>
              <w:bottom w:val="single" w:sz="8" w:space="0" w:color="000000"/>
              <w:right w:val="single" w:sz="8" w:space="0" w:color="000000"/>
            </w:tcBorders>
            <w:shd w:val="clear" w:color="auto" w:fill="auto"/>
          </w:tcPr>
          <w:p w14:paraId="723966F5"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6D302AB9"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66546E7" w14:textId="0C19594E"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lastRenderedPageBreak/>
              <w:t>Logistic GE 2020_Rate</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65DEEC0" w14:textId="4383AA80"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JHI-Hv50k-2016-77964</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C9D05A1" w14:textId="2D30DC50"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EEDCF13" w14:textId="4680C23A"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41814315</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42DE0B9" w14:textId="54A80AC1"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0.22917</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F12E45D" w14:textId="4DB1663A"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2.24E-09</w:t>
            </w:r>
          </w:p>
        </w:tc>
        <w:tc>
          <w:tcPr>
            <w:tcW w:w="2414" w:type="dxa"/>
            <w:tcBorders>
              <w:top w:val="single" w:sz="8" w:space="0" w:color="000000"/>
              <w:left w:val="single" w:sz="8" w:space="0" w:color="000000"/>
              <w:bottom w:val="single" w:sz="8" w:space="0" w:color="000000"/>
              <w:right w:val="single" w:sz="8" w:space="0" w:color="000000"/>
            </w:tcBorders>
            <w:shd w:val="clear" w:color="auto" w:fill="auto"/>
          </w:tcPr>
          <w:p w14:paraId="02CF7E62"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7A14B0EF"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0FE17FE" w14:textId="29ABB04A"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Logistic GE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EEB2B09" w14:textId="3A96CBF8"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JHI-Hv50k-2016-77945</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EDEE837" w14:textId="461BAEB4"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7F47D7" w14:textId="2F09FF6A"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41820733</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5F3F658" w14:textId="2D985F0C"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0.4988</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B3E75BF" w14:textId="49832B85"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2.06E-09</w:t>
            </w:r>
          </w:p>
        </w:tc>
        <w:tc>
          <w:tcPr>
            <w:tcW w:w="2414" w:type="dxa"/>
            <w:tcBorders>
              <w:top w:val="single" w:sz="8" w:space="0" w:color="000000"/>
              <w:left w:val="single" w:sz="8" w:space="0" w:color="000000"/>
              <w:bottom w:val="single" w:sz="8" w:space="0" w:color="000000"/>
              <w:right w:val="single" w:sz="8" w:space="0" w:color="000000"/>
            </w:tcBorders>
            <w:shd w:val="clear" w:color="auto" w:fill="auto"/>
          </w:tcPr>
          <w:p w14:paraId="1637E9E5"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04BC3E1A"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0F38E3CB" w14:textId="32D3C28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2021_TP1_GI, Logistic GI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4879374" w14:textId="5C0161C3"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JHI-Hv50k-2016-165725</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30307F2A" w14:textId="5C9657C3"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3</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F8B46AC" w14:textId="54B3979A"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66720210</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2D231B36" w14:textId="0DFC4C05"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0.5</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36D7C195" w14:textId="63E6E365" w:rsidR="00525DBC" w:rsidRPr="00021E5C" w:rsidRDefault="00525DBC" w:rsidP="00525DBC">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5.73E-11</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5C557E83"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HvVP1</w:t>
            </w:r>
          </w:p>
          <w:p w14:paraId="0E2A383D"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color w:val="000000"/>
                <w:sz w:val="20"/>
                <w:szCs w:val="20"/>
              </w:rPr>
            </w:pPr>
          </w:p>
        </w:tc>
      </w:tr>
      <w:tr w:rsidR="00525DBC" w:rsidRPr="00021E5C" w14:paraId="65E694D7"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2808CEAF" w14:textId="76C3C6B4"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2021_TP3_GI</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74EDC645" w14:textId="4FAADBC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JHI-Hv50k-2016-228126</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0DC35D5" w14:textId="68BD586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CBF8B71" w14:textId="42F5205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5948962</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B555E11" w14:textId="50E76B6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0.47344</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506A138" w14:textId="5910EDB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1.31E-06</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50303ED0"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7F1605BF"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59E8EFCB" w14:textId="797B88D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GI 2020/2021_TimeTo5.0</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A0AE629" w14:textId="133ED09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JHI-Hv50k-2016-228195</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F2C8F49" w14:textId="6BD51B2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0553E8C5" w14:textId="698083E2"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6032545</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7F15822A" w14:textId="02505CB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0.49043</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725131F1" w14:textId="60022D6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2.06E-06</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0863FE0E"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4EE009A5" w14:textId="77777777" w:rsidTr="009D7C2F">
        <w:trPr>
          <w:trHeight w:hRule="exact" w:val="1497"/>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0AE7661A" w14:textId="4E9590F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2020_TP1_GE, Logistic GI 2020_Lower</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8D5659C" w14:textId="5AE7CA9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JHI-Hv50k-2016-273301</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5DA7F40D" w14:textId="0954FCA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38A45544" w14:textId="1C6D195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618718558</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367E447" w14:textId="2071D87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0.39238</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3AD31B7" w14:textId="4A89964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1.86E-06</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7658FC9D" w14:textId="7D426B5F"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p>
        </w:tc>
      </w:tr>
      <w:tr w:rsidR="00525DBC" w:rsidRPr="00021E5C" w14:paraId="352B2BE6"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03DEED77" w14:textId="1B582912"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2020/2021_TP3_GE</w:t>
            </w:r>
          </w:p>
        </w:tc>
        <w:tc>
          <w:tcPr>
            <w:tcW w:w="173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EFA93BA" w14:textId="202C5F3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JHI-Hv50k-2016-273434</w:t>
            </w:r>
          </w:p>
        </w:tc>
        <w:tc>
          <w:tcPr>
            <w:tcW w:w="580"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1E022F79" w14:textId="614EC735"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80DA857" w14:textId="263D157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618750390</w:t>
            </w:r>
          </w:p>
        </w:tc>
        <w:tc>
          <w:tcPr>
            <w:tcW w:w="984"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EFFDE68" w14:textId="106E696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0.48998</w:t>
            </w:r>
          </w:p>
        </w:tc>
        <w:tc>
          <w:tcPr>
            <w:tcW w:w="1006"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49041C97" w14:textId="76CF4E9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9.79E-11</w:t>
            </w:r>
          </w:p>
        </w:tc>
        <w:tc>
          <w:tcPr>
            <w:tcW w:w="2414" w:type="dxa"/>
            <w:tcBorders>
              <w:top w:val="single" w:sz="8" w:space="0" w:color="000000"/>
              <w:left w:val="single" w:sz="8" w:space="0" w:color="000000"/>
              <w:bottom w:val="single" w:sz="8" w:space="0" w:color="000000"/>
              <w:right w:val="single" w:sz="8" w:space="0" w:color="000000"/>
            </w:tcBorders>
            <w:shd w:val="clear" w:color="auto" w:fill="D9D9D9"/>
          </w:tcPr>
          <w:p w14:paraId="6CEC028F"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4C4BC442" w14:textId="77777777" w:rsidTr="009D7C2F">
        <w:trPr>
          <w:trHeight w:hRule="exact" w:val="867"/>
        </w:trPr>
        <w:tc>
          <w:tcPr>
            <w:tcW w:w="1700" w:type="dxa"/>
            <w:tcBorders>
              <w:top w:val="single" w:sz="8" w:space="0" w:color="000000"/>
              <w:left w:val="single" w:sz="8" w:space="0" w:color="000000"/>
              <w:bottom w:val="single" w:sz="8" w:space="0" w:color="000000"/>
              <w:right w:val="single" w:sz="8" w:space="0" w:color="000000"/>
            </w:tcBorders>
            <w:vAlign w:val="bottom"/>
          </w:tcPr>
          <w:p w14:paraId="543FEB73" w14:textId="0A06E87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2020/2021_TP3_GI, Logistic GI 2020/2021_TimeTo5.0</w:t>
            </w:r>
          </w:p>
        </w:tc>
        <w:tc>
          <w:tcPr>
            <w:tcW w:w="1734" w:type="dxa"/>
            <w:tcBorders>
              <w:top w:val="single" w:sz="8" w:space="0" w:color="000000"/>
              <w:left w:val="single" w:sz="8" w:space="0" w:color="000000"/>
              <w:bottom w:val="single" w:sz="8" w:space="0" w:color="000000"/>
              <w:right w:val="single" w:sz="8" w:space="0" w:color="000000"/>
            </w:tcBorders>
            <w:vAlign w:val="bottom"/>
          </w:tcPr>
          <w:p w14:paraId="74CE2830" w14:textId="4610455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JHI-Hv50k-2016-276836</w:t>
            </w:r>
          </w:p>
        </w:tc>
        <w:tc>
          <w:tcPr>
            <w:tcW w:w="580" w:type="dxa"/>
            <w:tcBorders>
              <w:top w:val="single" w:sz="8" w:space="0" w:color="000000"/>
              <w:left w:val="single" w:sz="8" w:space="0" w:color="000000"/>
              <w:bottom w:val="single" w:sz="8" w:space="0" w:color="000000"/>
              <w:right w:val="single" w:sz="8" w:space="0" w:color="000000"/>
            </w:tcBorders>
            <w:vAlign w:val="bottom"/>
          </w:tcPr>
          <w:p w14:paraId="23E8ADCE" w14:textId="7940F1F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vAlign w:val="bottom"/>
          </w:tcPr>
          <w:p w14:paraId="7E85E7C8" w14:textId="4B8FAF5A"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622826452</w:t>
            </w:r>
          </w:p>
        </w:tc>
        <w:tc>
          <w:tcPr>
            <w:tcW w:w="984" w:type="dxa"/>
            <w:tcBorders>
              <w:top w:val="single" w:sz="8" w:space="0" w:color="000000"/>
              <w:left w:val="single" w:sz="8" w:space="0" w:color="000000"/>
              <w:bottom w:val="single" w:sz="8" w:space="0" w:color="000000"/>
              <w:right w:val="single" w:sz="8" w:space="0" w:color="000000"/>
            </w:tcBorders>
            <w:vAlign w:val="bottom"/>
          </w:tcPr>
          <w:p w14:paraId="7219E5A7" w14:textId="6246FE10"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0.48998</w:t>
            </w:r>
          </w:p>
        </w:tc>
        <w:tc>
          <w:tcPr>
            <w:tcW w:w="1006" w:type="dxa"/>
            <w:tcBorders>
              <w:top w:val="single" w:sz="8" w:space="0" w:color="000000"/>
              <w:left w:val="single" w:sz="8" w:space="0" w:color="000000"/>
              <w:bottom w:val="single" w:sz="8" w:space="0" w:color="000000"/>
              <w:right w:val="single" w:sz="8" w:space="0" w:color="000000"/>
            </w:tcBorders>
            <w:vAlign w:val="bottom"/>
          </w:tcPr>
          <w:p w14:paraId="668C3D90" w14:textId="588D9B0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3.10E-15</w:t>
            </w:r>
          </w:p>
        </w:tc>
        <w:tc>
          <w:tcPr>
            <w:tcW w:w="2414" w:type="dxa"/>
            <w:vMerge w:val="restart"/>
            <w:tcBorders>
              <w:top w:val="single" w:sz="8" w:space="0" w:color="000000"/>
              <w:left w:val="single" w:sz="8" w:space="0" w:color="000000"/>
              <w:bottom w:val="single" w:sz="8" w:space="0" w:color="000000"/>
              <w:right w:val="single" w:sz="8" w:space="0" w:color="000000"/>
            </w:tcBorders>
          </w:tcPr>
          <w:p w14:paraId="26775D87"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18F5EA6F" w14:textId="77777777" w:rsidTr="009D7C2F">
        <w:trPr>
          <w:trHeight w:hRule="exact" w:val="1020"/>
        </w:trPr>
        <w:tc>
          <w:tcPr>
            <w:tcW w:w="1700" w:type="dxa"/>
            <w:tcBorders>
              <w:top w:val="single" w:sz="8" w:space="0" w:color="000000"/>
              <w:left w:val="single" w:sz="8" w:space="0" w:color="000000"/>
              <w:bottom w:val="single" w:sz="8" w:space="0" w:color="000000"/>
              <w:right w:val="single" w:sz="8" w:space="0" w:color="000000"/>
            </w:tcBorders>
            <w:vAlign w:val="bottom"/>
          </w:tcPr>
          <w:p w14:paraId="11B4E502" w14:textId="4B80647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2020_TP3_GE</w:t>
            </w:r>
          </w:p>
        </w:tc>
        <w:tc>
          <w:tcPr>
            <w:tcW w:w="1734" w:type="dxa"/>
            <w:tcBorders>
              <w:top w:val="single" w:sz="8" w:space="0" w:color="000000"/>
              <w:left w:val="single" w:sz="8" w:space="0" w:color="000000"/>
              <w:bottom w:val="single" w:sz="8" w:space="0" w:color="000000"/>
              <w:right w:val="single" w:sz="8" w:space="0" w:color="000000"/>
            </w:tcBorders>
            <w:vAlign w:val="bottom"/>
          </w:tcPr>
          <w:p w14:paraId="2A53FBAB" w14:textId="179BAAD6"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JHI-Hv50k-2016-276707</w:t>
            </w:r>
          </w:p>
        </w:tc>
        <w:tc>
          <w:tcPr>
            <w:tcW w:w="580" w:type="dxa"/>
            <w:tcBorders>
              <w:top w:val="single" w:sz="8" w:space="0" w:color="000000"/>
              <w:left w:val="single" w:sz="8" w:space="0" w:color="000000"/>
              <w:bottom w:val="single" w:sz="8" w:space="0" w:color="000000"/>
              <w:right w:val="single" w:sz="8" w:space="0" w:color="000000"/>
            </w:tcBorders>
            <w:vAlign w:val="bottom"/>
          </w:tcPr>
          <w:p w14:paraId="72EAAA02" w14:textId="49F599A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vAlign w:val="bottom"/>
          </w:tcPr>
          <w:p w14:paraId="34349E7E" w14:textId="6E146133"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623071816</w:t>
            </w:r>
          </w:p>
        </w:tc>
        <w:tc>
          <w:tcPr>
            <w:tcW w:w="984" w:type="dxa"/>
            <w:tcBorders>
              <w:top w:val="single" w:sz="8" w:space="0" w:color="000000"/>
              <w:left w:val="single" w:sz="8" w:space="0" w:color="000000"/>
              <w:bottom w:val="single" w:sz="8" w:space="0" w:color="000000"/>
              <w:right w:val="single" w:sz="8" w:space="0" w:color="000000"/>
            </w:tcBorders>
            <w:vAlign w:val="bottom"/>
          </w:tcPr>
          <w:p w14:paraId="61B11B3E" w14:textId="1EE1D0F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0.4955</w:t>
            </w:r>
          </w:p>
        </w:tc>
        <w:tc>
          <w:tcPr>
            <w:tcW w:w="1006" w:type="dxa"/>
            <w:tcBorders>
              <w:top w:val="single" w:sz="8" w:space="0" w:color="000000"/>
              <w:left w:val="single" w:sz="8" w:space="0" w:color="000000"/>
              <w:bottom w:val="single" w:sz="8" w:space="0" w:color="000000"/>
              <w:right w:val="single" w:sz="8" w:space="0" w:color="000000"/>
            </w:tcBorders>
            <w:vAlign w:val="bottom"/>
          </w:tcPr>
          <w:p w14:paraId="626F00B3" w14:textId="5819B1A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2.58E-10</w:t>
            </w:r>
          </w:p>
        </w:tc>
        <w:tc>
          <w:tcPr>
            <w:tcW w:w="2414" w:type="dxa"/>
            <w:vMerge/>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77AB170" w14:textId="77777777" w:rsidR="00525DBC" w:rsidRPr="00021E5C" w:rsidRDefault="00525DBC" w:rsidP="00525DBC">
            <w:pPr>
              <w:widowControl w:val="0"/>
              <w:spacing w:after="0" w:line="240" w:lineRule="auto"/>
              <w:jc w:val="center"/>
              <w:rPr>
                <w:rFonts w:ascii="Times New Roman" w:eastAsia="Times New Roman" w:hAnsi="Times New Roman" w:cs="Times New Roman"/>
                <w:sz w:val="20"/>
                <w:szCs w:val="20"/>
              </w:rPr>
            </w:pPr>
          </w:p>
        </w:tc>
      </w:tr>
      <w:tr w:rsidR="00525DBC" w:rsidRPr="00021E5C" w14:paraId="5EB059FE" w14:textId="77777777" w:rsidTr="009D7C2F">
        <w:trPr>
          <w:trHeight w:hRule="exact" w:val="864"/>
        </w:trPr>
        <w:tc>
          <w:tcPr>
            <w:tcW w:w="1700" w:type="dxa"/>
            <w:tcBorders>
              <w:top w:val="single" w:sz="8" w:space="0" w:color="000000"/>
              <w:left w:val="single" w:sz="8" w:space="0" w:color="000000"/>
              <w:bottom w:val="single" w:sz="8" w:space="0" w:color="000000"/>
              <w:right w:val="single" w:sz="8" w:space="0" w:color="000000"/>
            </w:tcBorders>
            <w:vAlign w:val="bottom"/>
          </w:tcPr>
          <w:p w14:paraId="2D2F6883" w14:textId="6CC1100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2020/2021_TP1.5_GI</w:t>
            </w:r>
          </w:p>
        </w:tc>
        <w:tc>
          <w:tcPr>
            <w:tcW w:w="1734" w:type="dxa"/>
            <w:tcBorders>
              <w:top w:val="single" w:sz="8" w:space="0" w:color="000000"/>
              <w:left w:val="single" w:sz="8" w:space="0" w:color="000000"/>
              <w:bottom w:val="single" w:sz="8" w:space="0" w:color="000000"/>
              <w:right w:val="single" w:sz="8" w:space="0" w:color="000000"/>
            </w:tcBorders>
            <w:vAlign w:val="bottom"/>
          </w:tcPr>
          <w:p w14:paraId="561C1373" w14:textId="4591F8B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JHI-Hv50k-2016-276688</w:t>
            </w:r>
          </w:p>
        </w:tc>
        <w:tc>
          <w:tcPr>
            <w:tcW w:w="580" w:type="dxa"/>
            <w:tcBorders>
              <w:top w:val="single" w:sz="8" w:space="0" w:color="000000"/>
              <w:left w:val="single" w:sz="8" w:space="0" w:color="000000"/>
              <w:bottom w:val="single" w:sz="8" w:space="0" w:color="000000"/>
              <w:right w:val="single" w:sz="8" w:space="0" w:color="000000"/>
            </w:tcBorders>
            <w:vAlign w:val="bottom"/>
          </w:tcPr>
          <w:p w14:paraId="0E22F7D3" w14:textId="0BFFB2F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vAlign w:val="bottom"/>
          </w:tcPr>
          <w:p w14:paraId="421511ED" w14:textId="6B826F52"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623232032</w:t>
            </w:r>
          </w:p>
        </w:tc>
        <w:tc>
          <w:tcPr>
            <w:tcW w:w="984" w:type="dxa"/>
            <w:tcBorders>
              <w:top w:val="single" w:sz="8" w:space="0" w:color="000000"/>
              <w:left w:val="single" w:sz="8" w:space="0" w:color="000000"/>
              <w:bottom w:val="single" w:sz="8" w:space="0" w:color="000000"/>
              <w:right w:val="single" w:sz="8" w:space="0" w:color="000000"/>
            </w:tcBorders>
            <w:vAlign w:val="bottom"/>
          </w:tcPr>
          <w:p w14:paraId="3D5D8DC9" w14:textId="05F58DB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0.49654</w:t>
            </w:r>
          </w:p>
        </w:tc>
        <w:tc>
          <w:tcPr>
            <w:tcW w:w="1006" w:type="dxa"/>
            <w:tcBorders>
              <w:top w:val="single" w:sz="8" w:space="0" w:color="000000"/>
              <w:left w:val="single" w:sz="8" w:space="0" w:color="000000"/>
              <w:bottom w:val="single" w:sz="8" w:space="0" w:color="000000"/>
              <w:right w:val="single" w:sz="8" w:space="0" w:color="000000"/>
            </w:tcBorders>
            <w:vAlign w:val="bottom"/>
          </w:tcPr>
          <w:p w14:paraId="491525F2" w14:textId="384A286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9.50E-07</w:t>
            </w:r>
          </w:p>
        </w:tc>
        <w:tc>
          <w:tcPr>
            <w:tcW w:w="2414" w:type="dxa"/>
            <w:tcBorders>
              <w:top w:val="single" w:sz="8" w:space="0" w:color="000000"/>
              <w:left w:val="single" w:sz="8" w:space="0" w:color="000000"/>
              <w:bottom w:val="single" w:sz="8" w:space="0" w:color="000000"/>
              <w:right w:val="single" w:sz="8" w:space="0" w:color="000000"/>
            </w:tcBorders>
          </w:tcPr>
          <w:p w14:paraId="4B5D8B28"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44B29EB1" w14:textId="77777777" w:rsidTr="009D7C2F">
        <w:trPr>
          <w:trHeight w:hRule="exact" w:val="1272"/>
        </w:trPr>
        <w:tc>
          <w:tcPr>
            <w:tcW w:w="1700" w:type="dxa"/>
            <w:tcBorders>
              <w:top w:val="single" w:sz="8" w:space="0" w:color="000000"/>
              <w:left w:val="single" w:sz="8" w:space="0" w:color="000000"/>
              <w:bottom w:val="single" w:sz="8" w:space="0" w:color="000000"/>
              <w:right w:val="single" w:sz="8" w:space="0" w:color="000000"/>
            </w:tcBorders>
            <w:vAlign w:val="bottom"/>
          </w:tcPr>
          <w:p w14:paraId="75327B1F" w14:textId="0FFCD47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2021_TP1_GE, Logistic GE 2021_Lower</w:t>
            </w:r>
          </w:p>
        </w:tc>
        <w:tc>
          <w:tcPr>
            <w:tcW w:w="1734" w:type="dxa"/>
            <w:tcBorders>
              <w:top w:val="single" w:sz="8" w:space="0" w:color="000000"/>
              <w:left w:val="single" w:sz="8" w:space="0" w:color="000000"/>
              <w:bottom w:val="single" w:sz="8" w:space="0" w:color="000000"/>
              <w:right w:val="single" w:sz="8" w:space="0" w:color="000000"/>
            </w:tcBorders>
            <w:vAlign w:val="bottom"/>
          </w:tcPr>
          <w:p w14:paraId="2CAA4841" w14:textId="71703D1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JHI-Hv50k-2016-276604</w:t>
            </w:r>
          </w:p>
        </w:tc>
        <w:tc>
          <w:tcPr>
            <w:tcW w:w="580" w:type="dxa"/>
            <w:tcBorders>
              <w:top w:val="single" w:sz="8" w:space="0" w:color="000000"/>
              <w:left w:val="single" w:sz="8" w:space="0" w:color="000000"/>
              <w:bottom w:val="single" w:sz="8" w:space="0" w:color="000000"/>
              <w:right w:val="single" w:sz="8" w:space="0" w:color="000000"/>
            </w:tcBorders>
            <w:vAlign w:val="bottom"/>
          </w:tcPr>
          <w:p w14:paraId="1BA29FFC" w14:textId="79E45CF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w:t>
            </w:r>
          </w:p>
        </w:tc>
        <w:tc>
          <w:tcPr>
            <w:tcW w:w="1202" w:type="dxa"/>
            <w:tcBorders>
              <w:top w:val="single" w:sz="8" w:space="0" w:color="000000"/>
              <w:left w:val="single" w:sz="8" w:space="0" w:color="000000"/>
              <w:bottom w:val="single" w:sz="8" w:space="0" w:color="000000"/>
              <w:right w:val="single" w:sz="8" w:space="0" w:color="000000"/>
            </w:tcBorders>
            <w:vAlign w:val="bottom"/>
          </w:tcPr>
          <w:p w14:paraId="48E04D21" w14:textId="48D05A9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623528344</w:t>
            </w:r>
          </w:p>
        </w:tc>
        <w:tc>
          <w:tcPr>
            <w:tcW w:w="984" w:type="dxa"/>
            <w:tcBorders>
              <w:top w:val="single" w:sz="8" w:space="0" w:color="000000"/>
              <w:left w:val="single" w:sz="8" w:space="0" w:color="000000"/>
              <w:bottom w:val="single" w:sz="8" w:space="0" w:color="000000"/>
              <w:right w:val="single" w:sz="8" w:space="0" w:color="000000"/>
            </w:tcBorders>
            <w:vAlign w:val="bottom"/>
          </w:tcPr>
          <w:p w14:paraId="5FFBC8DF" w14:textId="7C30E085"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0.49885</w:t>
            </w:r>
          </w:p>
        </w:tc>
        <w:tc>
          <w:tcPr>
            <w:tcW w:w="1006" w:type="dxa"/>
            <w:tcBorders>
              <w:top w:val="single" w:sz="8" w:space="0" w:color="000000"/>
              <w:left w:val="single" w:sz="8" w:space="0" w:color="000000"/>
              <w:bottom w:val="single" w:sz="8" w:space="0" w:color="000000"/>
              <w:right w:val="single" w:sz="8" w:space="0" w:color="000000"/>
            </w:tcBorders>
            <w:vAlign w:val="bottom"/>
          </w:tcPr>
          <w:p w14:paraId="595603B4" w14:textId="7A2243F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2.41E-07</w:t>
            </w:r>
          </w:p>
        </w:tc>
        <w:tc>
          <w:tcPr>
            <w:tcW w:w="2414" w:type="dxa"/>
            <w:tcBorders>
              <w:top w:val="single" w:sz="8" w:space="0" w:color="000000"/>
              <w:left w:val="single" w:sz="8" w:space="0" w:color="000000"/>
              <w:bottom w:val="single" w:sz="8" w:space="0" w:color="000000"/>
              <w:right w:val="single" w:sz="8" w:space="0" w:color="000000"/>
            </w:tcBorders>
          </w:tcPr>
          <w:p w14:paraId="53D8F16C"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26F77213"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12E6993" w14:textId="1AC00D5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All germination traits</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C950CFC" w14:textId="3570174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Qsd1</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D1FFE8F" w14:textId="283A97DA"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F7573B7" w14:textId="6AE0467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442160000</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7E4FD0F" w14:textId="38FCD70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0.35189</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6CD1087" w14:textId="56D28C4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1.04E-59</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23FFCA0F" w14:textId="55D52B9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i/>
                <w:iCs/>
                <w:sz w:val="20"/>
                <w:szCs w:val="20"/>
              </w:rPr>
              <w:t>HvAlaAT</w:t>
            </w:r>
            <w:r w:rsidRPr="00021E5C">
              <w:rPr>
                <w:rFonts w:ascii="Times New Roman" w:eastAsia="Times New Roman" w:hAnsi="Times New Roman" w:cs="Times New Roman"/>
                <w:sz w:val="20"/>
                <w:szCs w:val="20"/>
              </w:rPr>
              <w:t xml:space="preserve"> (Qsd1)</w:t>
            </w:r>
          </w:p>
        </w:tc>
      </w:tr>
      <w:tr w:rsidR="00525DBC" w:rsidRPr="00021E5C" w14:paraId="7BF4DD4D"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92728E6" w14:textId="665D2E80"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2020/2021_TP2_GI, Logistic GI 2020/2021_TimeTo5.0</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E58DE57" w14:textId="1FCDDE1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JHI-Hv50k-2016-308652</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25680D4" w14:textId="37CEAA72"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B991AF5" w14:textId="0E6D9BD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446691785</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BAC0FF5" w14:textId="1DFFC14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0.36526</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2ECF382" w14:textId="77A6692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8.79E-14</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4746A355"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1F89A036"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0B27DFA" w14:textId="461DDFE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lastRenderedPageBreak/>
              <w:t>2020/2021_TP4_GE</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A979278" w14:textId="0322906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JHI-Hv50k-2016-308712</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3DAFDB5" w14:textId="6009CAA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343C2D3" w14:textId="72B14F3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446936428</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995E9B9" w14:textId="17384E2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0.22717</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7344C95" w14:textId="661A833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6.86E-07</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7C6A92AB"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72E8024F" w14:textId="77777777" w:rsidTr="002F07D7">
        <w:trPr>
          <w:trHeight w:hRule="exact" w:val="179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AA25C7C" w14:textId="22296B9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GI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1C2E3CD" w14:textId="2A105A3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JHI-Hv50k-2016-308862</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CAA18BF" w14:textId="5060CC5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484392C" w14:textId="2C8BE47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447841431</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F920208" w14:textId="0DC8B8A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0.31781</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F64DDD2" w14:textId="68605EB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2.40E-11</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5B9EB73A" w14:textId="4B3B1ED1" w:rsidR="00525DBC" w:rsidRPr="00021E5C" w:rsidRDefault="002F07D7" w:rsidP="002F07D7">
            <w:pPr>
              <w:widowControl w:val="0"/>
              <w:spacing w:before="240" w:after="0" w:line="240" w:lineRule="auto"/>
              <w:rPr>
                <w:rFonts w:ascii="Times New Roman" w:eastAsia="Times New Roman" w:hAnsi="Times New Roman" w:cs="Times New Roman"/>
                <w:sz w:val="20"/>
                <w:szCs w:val="20"/>
              </w:rPr>
            </w:pPr>
            <w:r w:rsidRPr="00021E5C">
              <w:rPr>
                <w:rFonts w:ascii="Times New Roman" w:hAnsi="Times New Roman" w:cs="Times New Roman"/>
                <w:sz w:val="20"/>
                <w:szCs w:val="20"/>
              </w:rPr>
              <w:t xml:space="preserve">HORVU.MOREX.r2.5HG0399930.1, </w:t>
            </w:r>
            <w:r w:rsidRPr="00021E5C">
              <w:rPr>
                <w:rFonts w:ascii="Times New Roman" w:eastAsia="Times New Roman" w:hAnsi="Times New Roman" w:cs="Times New Roman"/>
                <w:sz w:val="20"/>
                <w:szCs w:val="20"/>
              </w:rPr>
              <w:t>S-adenosylmethionine decarboxylase</w:t>
            </w:r>
          </w:p>
        </w:tc>
      </w:tr>
      <w:tr w:rsidR="00525DBC" w:rsidRPr="00021E5C" w14:paraId="337D3DB5"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EAF03B1" w14:textId="541F7FD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2020_TP1_GE, Logistic GE 2020/2021_Lower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B2D55F2" w14:textId="5777DBE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JHI-Hv50k-2016-308899</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5470B0B" w14:textId="2C3D133A"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17F6EA6" w14:textId="3E1762C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448089400</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0C4C55A" w14:textId="2235237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0.30717</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7D3C884" w14:textId="6B9D73E6"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2.17E-11</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52C039FB"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2699A556"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B64653B" w14:textId="12743432"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2021_TP1_GE, Logistic GE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58C35C4" w14:textId="0F031C8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JHI-Hv50k-2016-309905</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EF775ED" w14:textId="056A7A5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673B0C8" w14:textId="60E4AC9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458001626</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F51BE86" w14:textId="3FBD9A75"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0.24249</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E06FAA9" w14:textId="67DB5B8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3.05E-12</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4CCB1962"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328529A3"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C4AD68F" w14:textId="6553793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2020/2021_TP5_GE, Logistic GE 2020_rTimeTo95</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E15F8BF" w14:textId="4E5E737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JHI-Hv50k-2016-311435</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BF4BE8F" w14:textId="1880B4CA"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73F417F" w14:textId="1CA455F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475091665</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0C0A545" w14:textId="6782C17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0.10245</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990EC67" w14:textId="1E45D3A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2.27E-12</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156FB166"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GRAM-containing/ABA-responsive protein, ISA3</w:t>
            </w:r>
          </w:p>
          <w:p w14:paraId="47CA2F4B"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4ABE7680"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AD9E670" w14:textId="77D6193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2021_TP1_GE, Logistic GE 2021_Lower</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46A4EA7" w14:textId="6B933C5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JHI-Hv50k-2016-311700</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D5808CD" w14:textId="0A7F715D"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55679CA" w14:textId="562CAB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475995048</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18B01A4" w14:textId="0ABAD44B"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0.10393</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CCAC073" w14:textId="3C6EEF7A"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6.85E-16</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6D90CE4F" w14:textId="77777777" w:rsidR="00525DBC" w:rsidRPr="00021E5C" w:rsidRDefault="00525DBC" w:rsidP="00525DBC">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GRAM-containing/ABA-responsive protein, ISA3</w:t>
            </w:r>
          </w:p>
          <w:p w14:paraId="3945EDBE" w14:textId="77777777"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p>
        </w:tc>
      </w:tr>
      <w:tr w:rsidR="00525DBC" w:rsidRPr="00021E5C" w14:paraId="4706B51C"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F4C2615" w14:textId="06E5F7E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2020_TP5_GE</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75DD58F" w14:textId="3F6552C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JHI-Hv50k-2016-312060</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5D6B84D" w14:textId="2D259D05"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9692448" w14:textId="1705A4E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477830016</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1A1D4D9" w14:textId="4E9414D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0.1036</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86F3185" w14:textId="21EFB381"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3.78E-13</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1CCB86FF" w14:textId="77777777" w:rsidR="00525DBC" w:rsidRPr="00021E5C" w:rsidRDefault="00525DBC" w:rsidP="00525653">
            <w:pPr>
              <w:widowControl w:val="0"/>
              <w:spacing w:before="240" w:after="240" w:line="240" w:lineRule="auto"/>
              <w:jc w:val="center"/>
              <w:rPr>
                <w:rFonts w:ascii="Times New Roman" w:eastAsia="Times New Roman" w:hAnsi="Times New Roman" w:cs="Times New Roman"/>
                <w:sz w:val="20"/>
                <w:szCs w:val="20"/>
              </w:rPr>
            </w:pPr>
          </w:p>
        </w:tc>
      </w:tr>
      <w:tr w:rsidR="00525DBC" w:rsidRPr="00021E5C" w14:paraId="7C6EDABA"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F1C89B7" w14:textId="03C60EF8"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GE 2020_rTimeTo95</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4DC16B5" w14:textId="6038EEE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JHI-Hv50k-2016-316773</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A6006CE" w14:textId="0332C1BC"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0F1D9A3" w14:textId="4D3EEF4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493655229</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9372306" w14:textId="026EA0E3"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0.09259</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3476ABC" w14:textId="691ED50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1.5E-50</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35D661B3" w14:textId="492E98A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Altered Abscisic acid signaling and drought</w:t>
            </w:r>
          </w:p>
        </w:tc>
      </w:tr>
      <w:tr w:rsidR="00525DBC" w:rsidRPr="00021E5C" w14:paraId="07E1F4D4"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30D4A6C" w14:textId="5EDEEF4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GE 2020_rTimeTo95</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FECEED3" w14:textId="298DFB5E"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JHI-Hv50k-2016-316958</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F92C31C" w14:textId="46F0FBB2"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C53D454" w14:textId="25F4BE7F"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497027186</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705551D" w14:textId="393CD804"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0.09028</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29EEEA8" w14:textId="6E37EF0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1.5E-50</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56369AEA" w14:textId="51FF4609" w:rsidR="00525DBC" w:rsidRPr="00021E5C" w:rsidRDefault="00525DBC" w:rsidP="00525DBC">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Altered Abscisic acid signaling and drought</w:t>
            </w:r>
          </w:p>
        </w:tc>
      </w:tr>
      <w:tr w:rsidR="009D7C2F" w:rsidRPr="00021E5C" w14:paraId="3B043DDB"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C9D2F2E" w14:textId="465ECABA"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2020_TP5_GE</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527C15D" w14:textId="3D942407"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JHI-Hv50k-2016-336814</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131FBD4" w14:textId="7736EDF1"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596D533" w14:textId="115328BF"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538533757</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67DCFA2" w14:textId="3E4ED3F8"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0.21396</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39345FB" w14:textId="7126ADDA"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1.39E-09</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03F076A5" w14:textId="77777777"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p>
        </w:tc>
      </w:tr>
      <w:tr w:rsidR="009D7C2F" w:rsidRPr="00021E5C" w14:paraId="3D08522E"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DC87BCA" w14:textId="73E87F73"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2020_TP5_GE</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F41D7AA" w14:textId="396E5756"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JHI-Hv50k-2016-337656</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BFB6228" w14:textId="5919621F"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5</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55F18AB9" w14:textId="3DD61DF9"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540818357</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E63AE27" w14:textId="5A48A3B6"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0.35586</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11CEAEE" w14:textId="2FBD572F" w:rsidR="009D7C2F" w:rsidRPr="00021E5C" w:rsidRDefault="009D7C2F" w:rsidP="009D7C2F">
            <w:pPr>
              <w:widowControl w:val="0"/>
              <w:spacing w:before="240" w:after="0" w:line="240" w:lineRule="auto"/>
              <w:jc w:val="center"/>
              <w:rPr>
                <w:rFonts w:ascii="Times New Roman" w:eastAsia="Times New Roman" w:hAnsi="Times New Roman" w:cs="Times New Roman"/>
                <w:color w:val="000000"/>
                <w:sz w:val="20"/>
                <w:szCs w:val="20"/>
              </w:rPr>
            </w:pPr>
            <w:r w:rsidRPr="00021E5C">
              <w:rPr>
                <w:rFonts w:ascii="Times New Roman" w:eastAsia="Times New Roman" w:hAnsi="Times New Roman" w:cs="Times New Roman"/>
                <w:color w:val="000000"/>
                <w:sz w:val="20"/>
                <w:szCs w:val="20"/>
              </w:rPr>
              <w:t>1.37E-14</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0D6D815C" w14:textId="77777777"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p>
        </w:tc>
      </w:tr>
      <w:tr w:rsidR="009D7C2F" w:rsidRPr="00021E5C" w14:paraId="2B3DBE5C"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2E30611" w14:textId="539CD065"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GE 2020/2021_Centering</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61A854D" w14:textId="41F3A183"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JHI-Hv50k-2016-380542</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2789C76" w14:textId="3A87EADE"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BE3A5B9" w14:textId="0B4A1D0B"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27552556</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75971C4" w14:textId="3548F308"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0.46544</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D6E3197" w14:textId="4AA0510C"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1.5E-50</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577128F9" w14:textId="77777777" w:rsidR="009D7C2F" w:rsidRPr="00021E5C" w:rsidRDefault="009D7C2F" w:rsidP="009D7C2F">
            <w:pPr>
              <w:widowControl w:val="0"/>
              <w:spacing w:after="0" w:line="240" w:lineRule="auto"/>
              <w:jc w:val="center"/>
              <w:rPr>
                <w:rFonts w:ascii="Times New Roman" w:eastAsia="Times New Roman" w:hAnsi="Times New Roman" w:cs="Times New Roman"/>
                <w:sz w:val="20"/>
                <w:szCs w:val="20"/>
              </w:rPr>
            </w:pPr>
          </w:p>
        </w:tc>
      </w:tr>
      <w:tr w:rsidR="009D7C2F" w:rsidRPr="00021E5C" w14:paraId="7C15DB0F"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ABCAA75" w14:textId="03521CB8"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GE 2020/2021_Centering</w:t>
            </w:r>
          </w:p>
        </w:tc>
        <w:tc>
          <w:tcPr>
            <w:tcW w:w="173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7B1CA4E4" w14:textId="00246CC7"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JHI-Hv50k-2016-380636</w:t>
            </w:r>
          </w:p>
        </w:tc>
        <w:tc>
          <w:tcPr>
            <w:tcW w:w="58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4EEBD3C" w14:textId="106DCF09"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w:t>
            </w:r>
          </w:p>
        </w:tc>
        <w:tc>
          <w:tcPr>
            <w:tcW w:w="1202"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0B264A6" w14:textId="5FAC5458"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27999396</w:t>
            </w:r>
          </w:p>
        </w:tc>
        <w:tc>
          <w:tcPr>
            <w:tcW w:w="98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6CC1BC8" w14:textId="712C99DE"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0.45968</w:t>
            </w:r>
          </w:p>
        </w:tc>
        <w:tc>
          <w:tcPr>
            <w:tcW w:w="100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F529B93" w14:textId="5717DB0C"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1.5E-50</w:t>
            </w:r>
          </w:p>
        </w:tc>
        <w:tc>
          <w:tcPr>
            <w:tcW w:w="2414" w:type="dxa"/>
            <w:tcBorders>
              <w:top w:val="single" w:sz="8" w:space="0" w:color="000000"/>
              <w:left w:val="single" w:sz="8" w:space="0" w:color="000000"/>
              <w:bottom w:val="single" w:sz="8" w:space="0" w:color="000000"/>
              <w:right w:val="single" w:sz="8" w:space="0" w:color="000000"/>
            </w:tcBorders>
            <w:shd w:val="clear" w:color="auto" w:fill="auto"/>
          </w:tcPr>
          <w:p w14:paraId="0FF66F3B" w14:textId="77777777"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p>
        </w:tc>
      </w:tr>
      <w:tr w:rsidR="009D7C2F" w:rsidRPr="00021E5C" w14:paraId="4E0DB0E9" w14:textId="77777777" w:rsidTr="00160300">
        <w:trPr>
          <w:trHeight w:hRule="exact" w:val="597"/>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D81CA3A" w14:textId="493B4FDF"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Logistic GI 2020_Lower</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DAFB186" w14:textId="0374092A"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JHI-Hv50k-2016-435773</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83A20C5" w14:textId="159039FF"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7</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287CE55" w14:textId="590DA5C8"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1396559</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F0374CF" w14:textId="7B9DC1B2"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0.47947</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2A5128C" w14:textId="6E1CB3E9"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4.66E-10</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41C56DAF" w14:textId="77777777"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p>
        </w:tc>
      </w:tr>
      <w:tr w:rsidR="009D7C2F" w:rsidRPr="00021E5C" w14:paraId="5323C1DD" w14:textId="77777777" w:rsidTr="00160300">
        <w:trPr>
          <w:trHeight w:hRule="exact" w:val="864"/>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E48A86B" w14:textId="5E2EE15C"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lastRenderedPageBreak/>
              <w:t>Logistic GI 2020_Lower</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471FF8A" w14:textId="47888008"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JHI-Hv50k-2016-435980</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46535E9" w14:textId="5AA4852D"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7</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9D21140" w14:textId="7495FA1E"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1493018</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AEC836B" w14:textId="38A94AE2"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0.47705</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4E7A5811" w14:textId="51AA8EDA"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5.25E-09</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469166DB" w14:textId="77777777"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p>
        </w:tc>
      </w:tr>
      <w:tr w:rsidR="009D7C2F" w:rsidRPr="00021E5C" w14:paraId="29E181CD" w14:textId="77777777" w:rsidTr="00160300">
        <w:trPr>
          <w:trHeight w:hRule="exact" w:val="957"/>
        </w:trPr>
        <w:tc>
          <w:tcPr>
            <w:tcW w:w="17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DD1211D" w14:textId="1737175E"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2020_TP1_GI</w:t>
            </w:r>
          </w:p>
        </w:tc>
        <w:tc>
          <w:tcPr>
            <w:tcW w:w="173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7AF0299A" w14:textId="37882047"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JHI-Hv50k-2016-507370</w:t>
            </w:r>
          </w:p>
        </w:tc>
        <w:tc>
          <w:tcPr>
            <w:tcW w:w="5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A78F181" w14:textId="7C4B274B"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7</w:t>
            </w:r>
          </w:p>
        </w:tc>
        <w:tc>
          <w:tcPr>
            <w:tcW w:w="120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3CD5C5BE" w14:textId="6A2F70D7"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611934447</w:t>
            </w:r>
          </w:p>
        </w:tc>
        <w:tc>
          <w:tcPr>
            <w:tcW w:w="98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2D603E8D" w14:textId="3908C70A"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0.15138</w:t>
            </w:r>
          </w:p>
        </w:tc>
        <w:tc>
          <w:tcPr>
            <w:tcW w:w="1006"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604C815C" w14:textId="20C8A9CB" w:rsidR="009D7C2F" w:rsidRPr="00021E5C" w:rsidRDefault="009D7C2F" w:rsidP="009D7C2F">
            <w:pPr>
              <w:widowControl w:val="0"/>
              <w:spacing w:before="240" w:after="0" w:line="240" w:lineRule="auto"/>
              <w:jc w:val="center"/>
              <w:rPr>
                <w:rFonts w:ascii="Times New Roman" w:eastAsia="Times New Roman" w:hAnsi="Times New Roman" w:cs="Times New Roman"/>
                <w:sz w:val="20"/>
                <w:szCs w:val="20"/>
              </w:rPr>
            </w:pPr>
            <w:r w:rsidRPr="00021E5C">
              <w:rPr>
                <w:rFonts w:ascii="Times New Roman" w:eastAsia="Times New Roman" w:hAnsi="Times New Roman" w:cs="Times New Roman"/>
                <w:color w:val="000000"/>
                <w:sz w:val="20"/>
                <w:szCs w:val="20"/>
              </w:rPr>
              <w:t>3.03E-11</w:t>
            </w:r>
          </w:p>
        </w:tc>
        <w:tc>
          <w:tcPr>
            <w:tcW w:w="241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41385A00" w14:textId="77777777" w:rsidR="009D7C2F" w:rsidRPr="00021E5C" w:rsidRDefault="009D7C2F" w:rsidP="009D7C2F">
            <w:pPr>
              <w:widowControl w:val="0"/>
              <w:spacing w:before="240" w:after="240" w:line="240" w:lineRule="auto"/>
              <w:jc w:val="center"/>
              <w:rPr>
                <w:rFonts w:ascii="Times New Roman" w:eastAsia="Times New Roman" w:hAnsi="Times New Roman" w:cs="Times New Roman"/>
                <w:sz w:val="20"/>
                <w:szCs w:val="20"/>
              </w:rPr>
            </w:pPr>
          </w:p>
        </w:tc>
      </w:tr>
    </w:tbl>
    <w:p w14:paraId="1EEF229B" w14:textId="1F92BB6A" w:rsidR="006D3129" w:rsidRPr="00021E5C" w:rsidRDefault="006D3129" w:rsidP="00160300">
      <w:pPr>
        <w:tabs>
          <w:tab w:val="left" w:pos="3780"/>
        </w:tabs>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sz w:val="18"/>
          <w:szCs w:val="18"/>
        </w:rPr>
        <w:t>Trait abbreviations: Preharvest sprouting (PHS), germination energy (GE), germination index (GI), time point 1 (TP1),</w:t>
      </w:r>
      <w:r w:rsidR="00BC0B61" w:rsidRPr="00021E5C">
        <w:rPr>
          <w:rFonts w:ascii="Times New Roman" w:eastAsia="Times New Roman" w:hAnsi="Times New Roman" w:cs="Times New Roman"/>
          <w:color w:val="000000"/>
          <w:sz w:val="18"/>
          <w:szCs w:val="18"/>
        </w:rPr>
        <w:t xml:space="preserve"> time point 1.5(TP1.5)</w:t>
      </w:r>
      <w:r w:rsidRPr="00021E5C">
        <w:rPr>
          <w:rFonts w:ascii="Times New Roman" w:eastAsia="Times New Roman" w:hAnsi="Times New Roman" w:cs="Times New Roman"/>
          <w:color w:val="000000"/>
          <w:sz w:val="18"/>
          <w:szCs w:val="18"/>
        </w:rPr>
        <w:t xml:space="preserve"> time point 2 (TP2),</w:t>
      </w:r>
      <w:r w:rsidR="00BC0B61" w:rsidRPr="00021E5C">
        <w:rPr>
          <w:rFonts w:ascii="Times New Roman" w:eastAsia="Times New Roman" w:hAnsi="Times New Roman" w:cs="Times New Roman"/>
          <w:color w:val="000000"/>
          <w:sz w:val="18"/>
          <w:szCs w:val="18"/>
        </w:rPr>
        <w:t xml:space="preserve"> timepoint 2.5(TP2.5),</w:t>
      </w:r>
      <w:r w:rsidRPr="00021E5C">
        <w:rPr>
          <w:rFonts w:ascii="Times New Roman" w:eastAsia="Times New Roman" w:hAnsi="Times New Roman" w:cs="Times New Roman"/>
          <w:color w:val="000000"/>
          <w:sz w:val="18"/>
          <w:szCs w:val="18"/>
        </w:rPr>
        <w:t xml:space="preserve"> time point 3 (TP3),</w:t>
      </w:r>
      <w:r w:rsidR="00BC0B61" w:rsidRPr="00021E5C">
        <w:rPr>
          <w:rFonts w:ascii="Times New Roman" w:eastAsia="Times New Roman" w:hAnsi="Times New Roman" w:cs="Times New Roman"/>
          <w:color w:val="000000"/>
          <w:sz w:val="18"/>
          <w:szCs w:val="18"/>
        </w:rPr>
        <w:t xml:space="preserve"> timepoint 3.5(TP3.5)</w:t>
      </w:r>
      <w:r w:rsidRPr="00021E5C">
        <w:rPr>
          <w:rFonts w:ascii="Times New Roman" w:eastAsia="Times New Roman" w:hAnsi="Times New Roman" w:cs="Times New Roman"/>
          <w:color w:val="000000"/>
          <w:sz w:val="18"/>
          <w:szCs w:val="18"/>
        </w:rPr>
        <w:t xml:space="preserve"> time point 4 (TP4), time point 5 (TP5)</w:t>
      </w:r>
    </w:p>
    <w:p w14:paraId="570F55B8" w14:textId="77777777" w:rsidR="006D3129" w:rsidRPr="00021E5C" w:rsidRDefault="006D3129" w:rsidP="006D3129">
      <w:pPr>
        <w:spacing w:before="240"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sz w:val="18"/>
          <w:szCs w:val="18"/>
        </w:rPr>
        <w:t>**MAF: Minor allele frequency</w:t>
      </w:r>
    </w:p>
    <w:p w14:paraId="025863A4" w14:textId="77777777" w:rsidR="006D3129" w:rsidRPr="00021E5C" w:rsidRDefault="006D3129" w:rsidP="006D3129">
      <w:pPr>
        <w:spacing w:before="240"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sz w:val="18"/>
          <w:szCs w:val="18"/>
        </w:rPr>
        <w:t>***</w:t>
      </w:r>
      <w:r w:rsidRPr="00021E5C">
        <w:rPr>
          <w:rFonts w:ascii="Times New Roman" w:eastAsia="Times New Roman" w:hAnsi="Times New Roman" w:cs="Times New Roman"/>
          <w:color w:val="000000"/>
          <w:sz w:val="18"/>
          <w:szCs w:val="18"/>
          <w:shd w:val="clear" w:color="auto" w:fill="FFFFFF"/>
        </w:rPr>
        <w:t>P-values below the Bonferroni cutoff (p=0.05) of 3.57x10</w:t>
      </w:r>
      <w:r w:rsidRPr="00021E5C">
        <w:rPr>
          <w:rFonts w:ascii="Times New Roman" w:eastAsia="Times New Roman" w:hAnsi="Times New Roman" w:cs="Times New Roman"/>
          <w:color w:val="000000"/>
          <w:sz w:val="18"/>
          <w:szCs w:val="18"/>
          <w:shd w:val="clear" w:color="auto" w:fill="FFFFFF"/>
          <w:vertAlign w:val="superscript"/>
        </w:rPr>
        <w:t>-6</w:t>
      </w:r>
      <w:r w:rsidRPr="00021E5C">
        <w:rPr>
          <w:rFonts w:ascii="Times New Roman" w:eastAsia="Times New Roman" w:hAnsi="Times New Roman" w:cs="Times New Roman"/>
          <w:color w:val="000000"/>
          <w:sz w:val="18"/>
          <w:szCs w:val="18"/>
          <w:shd w:val="clear" w:color="auto" w:fill="FFFFFF"/>
        </w:rPr>
        <w:t xml:space="preserve"> were considered significant</w:t>
      </w:r>
    </w:p>
    <w:p w14:paraId="13F33E5B" w14:textId="77777777"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 xml:space="preserve">              </w:t>
      </w:r>
    </w:p>
    <w:p w14:paraId="75ABF03D" w14:textId="77777777" w:rsidR="006D3129" w:rsidRPr="00021E5C" w:rsidRDefault="006D3129" w:rsidP="006D3129">
      <w:pPr>
        <w:spacing w:after="0" w:line="240" w:lineRule="auto"/>
        <w:rPr>
          <w:rFonts w:ascii="Times New Roman" w:eastAsia="Times New Roman" w:hAnsi="Times New Roman" w:cs="Times New Roman"/>
          <w:sz w:val="24"/>
          <w:szCs w:val="24"/>
        </w:rPr>
      </w:pPr>
    </w:p>
    <w:p w14:paraId="547FDF50" w14:textId="77777777" w:rsidR="006D6972" w:rsidRPr="00021E5C" w:rsidRDefault="006D6972" w:rsidP="006D3129">
      <w:pPr>
        <w:spacing w:after="0" w:line="240" w:lineRule="auto"/>
        <w:rPr>
          <w:rFonts w:ascii="Times New Roman" w:eastAsia="Times New Roman" w:hAnsi="Times New Roman" w:cs="Times New Roman"/>
          <w:color w:val="000000"/>
        </w:rPr>
      </w:pPr>
    </w:p>
    <w:p w14:paraId="057ABE84" w14:textId="4FC41B6C"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color w:val="000000"/>
        </w:rPr>
        <w:t>Figure 3a-c: Display of germination rates based on lines with the dormant/</w:t>
      </w:r>
      <w:r w:rsidR="00CB6F2C">
        <w:rPr>
          <w:rFonts w:ascii="Times New Roman" w:eastAsia="Times New Roman" w:hAnsi="Times New Roman" w:cs="Times New Roman"/>
          <w:color w:val="000000"/>
        </w:rPr>
        <w:t>n</w:t>
      </w:r>
      <w:r w:rsidRPr="00021E5C">
        <w:rPr>
          <w:rFonts w:ascii="Times New Roman" w:eastAsia="Times New Roman" w:hAnsi="Times New Roman" w:cs="Times New Roman"/>
          <w:color w:val="000000"/>
        </w:rPr>
        <w:t>on-dormant Qsd1 haplotype across the time points measured for each year. Each right facet represents germination index(GI) and germination energy(GE) Charles/Endeavor was included as a check comparison.</w:t>
      </w:r>
    </w:p>
    <w:p w14:paraId="50EB8686" w14:textId="0CF3EBAF"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noProof/>
          <w:color w:val="000000"/>
          <w:bdr w:val="none" w:sz="0" w:space="0" w:color="auto" w:frame="1"/>
        </w:rPr>
        <w:drawing>
          <wp:inline distT="0" distB="0" distL="0" distR="0" wp14:anchorId="361374E5" wp14:editId="544C44B0">
            <wp:extent cx="5562600" cy="424815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248150"/>
                    </a:xfrm>
                    <a:prstGeom prst="rect">
                      <a:avLst/>
                    </a:prstGeom>
                    <a:noFill/>
                    <a:ln>
                      <a:noFill/>
                    </a:ln>
                  </pic:spPr>
                </pic:pic>
              </a:graphicData>
            </a:graphic>
          </wp:inline>
        </w:drawing>
      </w:r>
    </w:p>
    <w:p w14:paraId="7694A1D6" w14:textId="5111A6D2"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noProof/>
          <w:color w:val="000000"/>
          <w:bdr w:val="none" w:sz="0" w:space="0" w:color="auto" w:frame="1"/>
        </w:rPr>
        <w:lastRenderedPageBreak/>
        <w:drawing>
          <wp:inline distT="0" distB="0" distL="0" distR="0" wp14:anchorId="23783AE0" wp14:editId="5468BC6E">
            <wp:extent cx="5302250" cy="4070350"/>
            <wp:effectExtent l="0" t="0" r="0" b="635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2250" cy="4070350"/>
                    </a:xfrm>
                    <a:prstGeom prst="rect">
                      <a:avLst/>
                    </a:prstGeom>
                    <a:noFill/>
                    <a:ln>
                      <a:noFill/>
                    </a:ln>
                  </pic:spPr>
                </pic:pic>
              </a:graphicData>
            </a:graphic>
          </wp:inline>
        </w:drawing>
      </w:r>
    </w:p>
    <w:p w14:paraId="3F1182CE" w14:textId="2D853FFD" w:rsidR="006D3129" w:rsidRPr="00021E5C" w:rsidRDefault="006D3129" w:rsidP="006D3129">
      <w:pPr>
        <w:spacing w:after="0" w:line="240" w:lineRule="auto"/>
        <w:rPr>
          <w:rFonts w:ascii="Times New Roman" w:eastAsia="Times New Roman" w:hAnsi="Times New Roman" w:cs="Times New Roman"/>
          <w:sz w:val="24"/>
          <w:szCs w:val="24"/>
        </w:rPr>
      </w:pPr>
      <w:r w:rsidRPr="00021E5C">
        <w:rPr>
          <w:rFonts w:ascii="Times New Roman" w:eastAsia="Times New Roman" w:hAnsi="Times New Roman" w:cs="Times New Roman"/>
          <w:noProof/>
          <w:color w:val="000000"/>
          <w:bdr w:val="none" w:sz="0" w:space="0" w:color="auto" w:frame="1"/>
        </w:rPr>
        <w:drawing>
          <wp:inline distT="0" distB="0" distL="0" distR="0" wp14:anchorId="56777A5E" wp14:editId="7B518884">
            <wp:extent cx="5245100" cy="4013200"/>
            <wp:effectExtent l="0" t="0" r="0" b="635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4013200"/>
                    </a:xfrm>
                    <a:prstGeom prst="rect">
                      <a:avLst/>
                    </a:prstGeom>
                    <a:noFill/>
                    <a:ln>
                      <a:noFill/>
                    </a:ln>
                  </pic:spPr>
                </pic:pic>
              </a:graphicData>
            </a:graphic>
          </wp:inline>
        </w:drawing>
      </w:r>
    </w:p>
    <w:p w14:paraId="62F96216" w14:textId="77777777" w:rsidR="00B43BE1" w:rsidRPr="00021E5C" w:rsidRDefault="00B43BE1" w:rsidP="00B43BE1">
      <w:pPr>
        <w:shd w:val="clear" w:color="auto" w:fill="FFFFFF"/>
        <w:spacing w:after="0" w:line="240" w:lineRule="auto"/>
        <w:rPr>
          <w:rFonts w:ascii="Times New Roman" w:eastAsia="Times New Roman" w:hAnsi="Times New Roman" w:cs="Times New Roman"/>
        </w:rPr>
      </w:pPr>
      <w:r w:rsidRPr="00021E5C">
        <w:rPr>
          <w:rFonts w:ascii="Times New Roman" w:eastAsia="Times New Roman" w:hAnsi="Times New Roman" w:cs="Times New Roman"/>
          <w:b/>
          <w:bCs/>
          <w:color w:val="222222"/>
          <w:u w:val="single"/>
        </w:rPr>
        <w:t>Other Barley Research</w:t>
      </w:r>
    </w:p>
    <w:p w14:paraId="1434D231" w14:textId="77777777" w:rsidR="00B43BE1" w:rsidRPr="00021E5C" w:rsidRDefault="00B43BE1" w:rsidP="00B43BE1">
      <w:pPr>
        <w:shd w:val="clear" w:color="auto" w:fill="FFFFFF"/>
        <w:spacing w:after="0" w:line="240" w:lineRule="auto"/>
        <w:rPr>
          <w:rFonts w:ascii="Times New Roman" w:eastAsia="Times New Roman" w:hAnsi="Times New Roman" w:cs="Times New Roman"/>
        </w:rPr>
      </w:pPr>
      <w:r w:rsidRPr="00021E5C">
        <w:rPr>
          <w:rFonts w:ascii="Times New Roman" w:eastAsia="Times New Roman" w:hAnsi="Times New Roman" w:cs="Times New Roman"/>
          <w:color w:val="222222"/>
        </w:rPr>
        <w:t>-Two-row winter malting barley breeding program evaluating winter double haploid population and RIL population in augmented design in yield plots at two locations</w:t>
      </w:r>
    </w:p>
    <w:p w14:paraId="4970605E" w14:textId="77777777" w:rsidR="00B43BE1" w:rsidRPr="00021E5C" w:rsidRDefault="00B43BE1" w:rsidP="00B43BE1">
      <w:pPr>
        <w:shd w:val="clear" w:color="auto" w:fill="FFFFFF"/>
        <w:spacing w:after="0" w:line="240" w:lineRule="auto"/>
        <w:rPr>
          <w:rFonts w:ascii="Times New Roman" w:eastAsia="Times New Roman" w:hAnsi="Times New Roman" w:cs="Times New Roman"/>
          <w:color w:val="222222"/>
        </w:rPr>
      </w:pPr>
      <w:r w:rsidRPr="00021E5C">
        <w:rPr>
          <w:rFonts w:ascii="Times New Roman" w:eastAsia="Times New Roman" w:hAnsi="Times New Roman" w:cs="Times New Roman"/>
          <w:color w:val="222222"/>
        </w:rPr>
        <w:t>-Multi-purpose organic naked barley research NAM F</w:t>
      </w:r>
      <w:r w:rsidRPr="00021E5C">
        <w:rPr>
          <w:rFonts w:ascii="Times New Roman" w:eastAsia="Times New Roman" w:hAnsi="Times New Roman" w:cs="Times New Roman"/>
          <w:color w:val="222222"/>
          <w:vertAlign w:val="subscript"/>
        </w:rPr>
        <w:t>2</w:t>
      </w:r>
      <w:r w:rsidRPr="00021E5C">
        <w:rPr>
          <w:rFonts w:ascii="Times New Roman" w:eastAsia="Times New Roman" w:hAnsi="Times New Roman" w:cs="Times New Roman"/>
          <w:color w:val="222222"/>
        </w:rPr>
        <w:t xml:space="preserve"> selection experiment funded by Organic Research and Education Initiative (OREI) </w:t>
      </w:r>
    </w:p>
    <w:p w14:paraId="772DC352" w14:textId="21F9CDB8" w:rsidR="00B43BE1" w:rsidRPr="00021E5C" w:rsidRDefault="00B43BE1" w:rsidP="00B43BE1">
      <w:pPr>
        <w:shd w:val="clear" w:color="auto" w:fill="FFFFFF"/>
        <w:spacing w:after="0" w:line="240" w:lineRule="auto"/>
        <w:rPr>
          <w:rFonts w:ascii="Times New Roman" w:eastAsia="Times New Roman" w:hAnsi="Times New Roman" w:cs="Times New Roman"/>
          <w:color w:val="222222"/>
        </w:rPr>
      </w:pPr>
      <w:r w:rsidRPr="00021E5C">
        <w:rPr>
          <w:rFonts w:ascii="Times New Roman" w:eastAsia="Times New Roman" w:hAnsi="Times New Roman" w:cs="Times New Roman"/>
          <w:color w:val="222222"/>
        </w:rPr>
        <w:t>-Value added grains funded by the Organic Research and Education Initiative (OREI) lead by Mark Sorrells</w:t>
      </w:r>
    </w:p>
    <w:p w14:paraId="15CC27EB" w14:textId="77777777" w:rsidR="00B43BE1" w:rsidRPr="00021E5C" w:rsidRDefault="00B43BE1" w:rsidP="006D3129">
      <w:pPr>
        <w:spacing w:after="0" w:line="240" w:lineRule="auto"/>
        <w:rPr>
          <w:rFonts w:ascii="Times New Roman" w:eastAsia="Times New Roman" w:hAnsi="Times New Roman" w:cs="Times New Roman"/>
          <w:sz w:val="24"/>
          <w:szCs w:val="24"/>
          <w:u w:val="single"/>
        </w:rPr>
      </w:pPr>
    </w:p>
    <w:p w14:paraId="6BF49A75" w14:textId="0193951D" w:rsidR="006C3633" w:rsidRPr="00021E5C" w:rsidRDefault="006C3633" w:rsidP="006D3129">
      <w:pPr>
        <w:spacing w:after="0" w:line="240" w:lineRule="auto"/>
        <w:rPr>
          <w:rFonts w:ascii="Times New Roman" w:eastAsia="Times New Roman" w:hAnsi="Times New Roman" w:cs="Times New Roman"/>
          <w:sz w:val="24"/>
          <w:szCs w:val="24"/>
          <w:u w:val="single"/>
        </w:rPr>
      </w:pPr>
      <w:r w:rsidRPr="00021E5C">
        <w:rPr>
          <w:rFonts w:ascii="Times New Roman" w:eastAsia="Times New Roman" w:hAnsi="Times New Roman" w:cs="Times New Roman"/>
          <w:sz w:val="24"/>
          <w:szCs w:val="24"/>
          <w:u w:val="single"/>
        </w:rPr>
        <w:t>References</w:t>
      </w:r>
    </w:p>
    <w:p w14:paraId="484DCF35" w14:textId="6C12F27A" w:rsidR="006C3633" w:rsidRPr="00021E5C" w:rsidRDefault="006C3633" w:rsidP="006D3129">
      <w:pPr>
        <w:spacing w:after="0" w:line="240" w:lineRule="auto"/>
        <w:rPr>
          <w:rFonts w:ascii="Times New Roman" w:eastAsia="Times New Roman" w:hAnsi="Times New Roman" w:cs="Times New Roman"/>
          <w:sz w:val="24"/>
          <w:szCs w:val="24"/>
          <w:u w:val="single"/>
        </w:rPr>
      </w:pPr>
    </w:p>
    <w:p w14:paraId="0AE69FFC" w14:textId="77777777" w:rsidR="006C3633" w:rsidRPr="00021E5C" w:rsidRDefault="006C3633" w:rsidP="006C3633">
      <w:pPr>
        <w:spacing w:before="240" w:after="240" w:line="240" w:lineRule="auto"/>
        <w:ind w:left="720" w:hanging="720"/>
        <w:rPr>
          <w:rFonts w:ascii="Times New Roman" w:eastAsia="Times New Roman" w:hAnsi="Times New Roman" w:cs="Times New Roman"/>
          <w:color w:val="000000"/>
        </w:rPr>
      </w:pPr>
      <w:r w:rsidRPr="00021E5C">
        <w:rPr>
          <w:rFonts w:ascii="Times New Roman" w:eastAsia="Times New Roman" w:hAnsi="Times New Roman" w:cs="Times New Roman"/>
          <w:color w:val="000000"/>
        </w:rPr>
        <w:t>Abraham, Z., Raquel Iglesias Fernández, Manuel Martinez, Isabel Diaz, Pilar Carbonero, Jesus Vicente-Carbajosa 2016. Plant Physiology pp.00092.2016; DOI: 10.1104/pp.16.00092</w:t>
      </w:r>
    </w:p>
    <w:p w14:paraId="4C944A48" w14:textId="77777777" w:rsidR="006C3633" w:rsidRPr="00021E5C" w:rsidRDefault="006C3633" w:rsidP="006C3633">
      <w:pPr>
        <w:pStyle w:val="NormalWeb"/>
        <w:spacing w:before="280" w:after="280"/>
        <w:ind w:left="480" w:hanging="480"/>
        <w:rPr>
          <w:sz w:val="22"/>
          <w:szCs w:val="22"/>
        </w:rPr>
      </w:pPr>
      <w:r w:rsidRPr="00021E5C">
        <w:rPr>
          <w:sz w:val="22"/>
          <w:szCs w:val="22"/>
        </w:rPr>
        <w:t>Bayer, M.M., P. Rapazote-Flores, M. Ganal, P.E. Hedley, M. Macaulay, et al. 2017. Development and evaluation of a barley 50k iSelect SNP array. Front. Plant Sci. 8. doi: 10.3389/fpls.2017.01792.</w:t>
      </w:r>
    </w:p>
    <w:p w14:paraId="6FF28DC9" w14:textId="77777777" w:rsidR="006C3633" w:rsidRPr="00021E5C" w:rsidRDefault="006C3633" w:rsidP="006C3633">
      <w:pPr>
        <w:shd w:val="clear" w:color="auto" w:fill="FFFFFF"/>
        <w:spacing w:after="0" w:line="240" w:lineRule="auto"/>
        <w:ind w:left="720" w:hanging="720"/>
        <w:rPr>
          <w:rFonts w:ascii="Times New Roman" w:eastAsia="Times New Roman" w:hAnsi="Times New Roman" w:cs="Times New Roman"/>
        </w:rPr>
      </w:pPr>
      <w:r w:rsidRPr="00021E5C">
        <w:rPr>
          <w:rFonts w:ascii="Times New Roman" w:eastAsia="Times New Roman" w:hAnsi="Times New Roman" w:cs="Times New Roman"/>
          <w:color w:val="222222"/>
        </w:rPr>
        <w:t>Gómez-Cadenas, A., Steven D. Verhey, Lynn D. Holappa, Qingxi Shen, Tuan-Hua David Ho, M. K. Walker-Simmons. 1999. An abscisic acid-induced protein kinase, PKABA1, mediates abscisic acid-suppressed gene expression in barley aleurone layers. Proceedings of the National Academy of Sciences. 96 (4) 1767-1772; DOI: 10.1073/pnas.96.4.1767</w:t>
      </w:r>
    </w:p>
    <w:p w14:paraId="47364BDC" w14:textId="77777777" w:rsidR="006C3633" w:rsidRPr="00021E5C" w:rsidRDefault="006C3633" w:rsidP="006C3633">
      <w:pPr>
        <w:pStyle w:val="NormalWeb"/>
        <w:spacing w:before="280" w:after="280"/>
        <w:ind w:left="480" w:hanging="480"/>
        <w:rPr>
          <w:sz w:val="22"/>
          <w:szCs w:val="22"/>
        </w:rPr>
      </w:pPr>
      <w:r w:rsidRPr="00021E5C">
        <w:rPr>
          <w:sz w:val="22"/>
          <w:szCs w:val="22"/>
        </w:rPr>
        <w:t>Jayakodi, M., S. Padmarasu, G. Haberer, V.S. Bonthala, H. Gundlach, et al. 2020. The barley pan-genome reveals the hidden legacy of mutation breeding. Nature 588(7837): 284–289. doi: 10.1038/s41586-020-2947-8.</w:t>
      </w:r>
    </w:p>
    <w:p w14:paraId="090909DF" w14:textId="3E4A3F48" w:rsidR="006C3633" w:rsidRPr="00021E5C" w:rsidRDefault="006C3633" w:rsidP="006C3633">
      <w:pPr>
        <w:spacing w:before="240" w:after="240" w:line="240" w:lineRule="auto"/>
        <w:ind w:left="720" w:hanging="720"/>
        <w:rPr>
          <w:rFonts w:ascii="Times New Roman" w:eastAsia="Times New Roman" w:hAnsi="Times New Roman" w:cs="Times New Roman"/>
        </w:rPr>
      </w:pPr>
      <w:r w:rsidRPr="00021E5C">
        <w:rPr>
          <w:rFonts w:ascii="Times New Roman" w:eastAsia="Times New Roman" w:hAnsi="Times New Roman" w:cs="Times New Roman"/>
          <w:color w:val="222222"/>
          <w:shd w:val="clear" w:color="auto" w:fill="FFFFFF"/>
        </w:rPr>
        <w:t xml:space="preserve">Liu, L., Li, N., Yao, C. et al. 2013. Functional analysis of the ABA-responsive protein family in ABA and stress signal transduction in Arabidopsis. Chin. Sci. Bull. 58, 3721–3730 </w:t>
      </w:r>
      <w:hyperlink r:id="rId13">
        <w:r w:rsidRPr="00021E5C">
          <w:rPr>
            <w:rStyle w:val="Hyperlink"/>
            <w:rFonts w:ascii="Times New Roman" w:eastAsia="Times New Roman" w:hAnsi="Times New Roman" w:cs="Times New Roman"/>
            <w:shd w:val="clear" w:color="auto" w:fill="FFFFFF"/>
          </w:rPr>
          <w:t xml:space="preserve"> https://doi.org/10.1007/s11434-013-5941-9</w:t>
        </w:r>
      </w:hyperlink>
    </w:p>
    <w:p w14:paraId="3ACC6669" w14:textId="77777777" w:rsidR="006C3633" w:rsidRPr="00021E5C" w:rsidRDefault="006C3633" w:rsidP="006C3633">
      <w:pPr>
        <w:pStyle w:val="NormalWeb"/>
        <w:spacing w:before="280" w:after="280"/>
        <w:ind w:left="480" w:hanging="480"/>
        <w:rPr>
          <w:sz w:val="22"/>
          <w:szCs w:val="22"/>
        </w:rPr>
      </w:pPr>
      <w:r w:rsidRPr="00021E5C">
        <w:rPr>
          <w:sz w:val="22"/>
          <w:szCs w:val="22"/>
        </w:rPr>
        <w:t>Nagel, M., A.M. Alqudah, M. Bailly, L. Rajjou, S. Pistrick, et al. 2019. Novel loci and a role for nitric oxide for seed dormancy and preharvest sprouting in barley. Plant. Cell Environ. doi: 10.1111/pce.13483.</w:t>
      </w:r>
    </w:p>
    <w:p w14:paraId="4E819F0A" w14:textId="72BD0534" w:rsidR="006C3633" w:rsidRPr="00021E5C" w:rsidRDefault="006C3633" w:rsidP="006C3633">
      <w:pPr>
        <w:pStyle w:val="NormalWeb"/>
        <w:spacing w:before="280" w:after="280"/>
        <w:ind w:left="480" w:hanging="480"/>
        <w:rPr>
          <w:sz w:val="22"/>
          <w:szCs w:val="22"/>
        </w:rPr>
      </w:pPr>
      <w:r w:rsidRPr="00021E5C">
        <w:rPr>
          <w:sz w:val="22"/>
          <w:szCs w:val="22"/>
        </w:rPr>
        <w:t>Nakamura, S., M. Pourkheirandish, H. Morishige, Y. Kubo, M. Nakamura, et al. 2016. Mitogen-Activated Protein Kinase Kinase 3 Regulates Seed Dormancy in Barley. Curr. Biol. 26(6): 775–781. doi: 10.1016/J.CUB.2016.01.024.</w:t>
      </w:r>
    </w:p>
    <w:p w14:paraId="587D8F94" w14:textId="4C2F955E" w:rsidR="00244E96" w:rsidRPr="00021E5C" w:rsidRDefault="00244E96" w:rsidP="006C3633">
      <w:pPr>
        <w:pStyle w:val="NormalWeb"/>
        <w:spacing w:before="280" w:after="280"/>
        <w:ind w:left="480" w:hanging="480"/>
        <w:rPr>
          <w:sz w:val="22"/>
          <w:szCs w:val="22"/>
        </w:rPr>
      </w:pPr>
      <w:r w:rsidRPr="00021E5C">
        <w:rPr>
          <w:sz w:val="22"/>
          <w:szCs w:val="22"/>
        </w:rPr>
        <w:t xml:space="preserve">Rooney, T. E., Sweeney, D. W., &amp; Sorrells, M. E. (2022). Time series barley germination is predictable and associated with known seed dormancy loci. </w:t>
      </w:r>
      <w:r w:rsidRPr="00021E5C">
        <w:rPr>
          <w:i/>
          <w:iCs/>
          <w:sz w:val="22"/>
          <w:szCs w:val="22"/>
        </w:rPr>
        <w:t>Crop Science</w:t>
      </w:r>
      <w:r w:rsidRPr="00021E5C">
        <w:rPr>
          <w:sz w:val="22"/>
          <w:szCs w:val="22"/>
        </w:rPr>
        <w:t xml:space="preserve">, </w:t>
      </w:r>
      <w:r w:rsidRPr="00021E5C">
        <w:rPr>
          <w:i/>
          <w:iCs/>
          <w:sz w:val="22"/>
          <w:szCs w:val="22"/>
        </w:rPr>
        <w:t>62</w:t>
      </w:r>
      <w:r w:rsidRPr="00021E5C">
        <w:rPr>
          <w:sz w:val="22"/>
          <w:szCs w:val="22"/>
        </w:rPr>
        <w:t>(1), 100-119.</w:t>
      </w:r>
    </w:p>
    <w:p w14:paraId="5DBF14C1" w14:textId="1FC4B31A" w:rsidR="006C3633" w:rsidRPr="00021E5C" w:rsidRDefault="006C3633" w:rsidP="006C3633">
      <w:pPr>
        <w:pStyle w:val="NormalWeb"/>
        <w:spacing w:before="280" w:after="280"/>
        <w:ind w:left="480" w:hanging="480"/>
        <w:rPr>
          <w:sz w:val="22"/>
          <w:szCs w:val="22"/>
        </w:rPr>
      </w:pPr>
      <w:r w:rsidRPr="00021E5C">
        <w:rPr>
          <w:sz w:val="22"/>
          <w:szCs w:val="22"/>
        </w:rPr>
        <w:t>Sato, K., M. Yamane, N. Yamaji, H. Kanamori, A. Tagiri, et al. 2016. Alanine aminotransferase controls seed dormancy in barley. Nat. Commun. 7(1): 11625. doi: 10.1038/ncomms11625.</w:t>
      </w:r>
    </w:p>
    <w:p w14:paraId="5817BE31" w14:textId="5A6CA4B1" w:rsidR="00635AE6" w:rsidRPr="00021E5C" w:rsidRDefault="00635AE6" w:rsidP="006C3633">
      <w:pPr>
        <w:pStyle w:val="NormalWeb"/>
        <w:spacing w:before="280" w:after="280"/>
        <w:ind w:left="480" w:hanging="480"/>
        <w:rPr>
          <w:sz w:val="22"/>
          <w:szCs w:val="22"/>
        </w:rPr>
      </w:pPr>
      <w:r w:rsidRPr="00021E5C">
        <w:rPr>
          <w:sz w:val="22"/>
          <w:szCs w:val="22"/>
        </w:rPr>
        <w:t xml:space="preserve">Schmitt, M. R., &amp; Budde, A. D. (2011). Malting extremely small quantities of barley. </w:t>
      </w:r>
      <w:r w:rsidRPr="00021E5C">
        <w:rPr>
          <w:i/>
          <w:iCs/>
          <w:sz w:val="22"/>
          <w:szCs w:val="22"/>
        </w:rPr>
        <w:t>Journal of the American Society of Brewing Chemists</w:t>
      </w:r>
      <w:r w:rsidRPr="00021E5C">
        <w:rPr>
          <w:sz w:val="22"/>
          <w:szCs w:val="22"/>
        </w:rPr>
        <w:t xml:space="preserve">, </w:t>
      </w:r>
      <w:r w:rsidRPr="00021E5C">
        <w:rPr>
          <w:i/>
          <w:iCs/>
          <w:sz w:val="22"/>
          <w:szCs w:val="22"/>
        </w:rPr>
        <w:t>69</w:t>
      </w:r>
      <w:r w:rsidRPr="00021E5C">
        <w:rPr>
          <w:sz w:val="22"/>
          <w:szCs w:val="22"/>
        </w:rPr>
        <w:t>(4), 191-199.</w:t>
      </w:r>
    </w:p>
    <w:p w14:paraId="068C0CF4" w14:textId="53C5324B" w:rsidR="006C3633" w:rsidRPr="00021E5C" w:rsidRDefault="006C3633" w:rsidP="006C3633">
      <w:pPr>
        <w:pStyle w:val="NormalWeb"/>
        <w:spacing w:before="280" w:after="280"/>
        <w:ind w:left="480" w:hanging="480"/>
        <w:rPr>
          <w:sz w:val="22"/>
          <w:szCs w:val="22"/>
        </w:rPr>
      </w:pPr>
      <w:r w:rsidRPr="00021E5C">
        <w:rPr>
          <w:sz w:val="22"/>
          <w:szCs w:val="22"/>
        </w:rPr>
        <w:t>Spielmeyer, W., M. Ellis, M. Robertson, S. Ali, J.R. Lenton, et al. 2004. Isolation of gibberellin metabolic pathway genes from barley and comparative mapping in barley, wheat and rice. Theor. Appl. Genet. 109(4): 847–855. doi: 10.1007/s00122-004-1689-6.</w:t>
      </w:r>
    </w:p>
    <w:p w14:paraId="4F275AA3" w14:textId="410FEFE1" w:rsidR="00244E96" w:rsidRPr="00021E5C" w:rsidRDefault="00244E96" w:rsidP="004D673D">
      <w:pPr>
        <w:pStyle w:val="NormalWeb"/>
        <w:spacing w:before="280" w:after="280"/>
        <w:rPr>
          <w:sz w:val="22"/>
          <w:szCs w:val="22"/>
        </w:rPr>
      </w:pPr>
      <w:r w:rsidRPr="00021E5C">
        <w:rPr>
          <w:sz w:val="22"/>
          <w:szCs w:val="22"/>
        </w:rPr>
        <w:t xml:space="preserve">Sweeney, D. W., Kunze, K. H., &amp; Sorrells, M. E. (2021). QTL x environment modeling of malting barley preharvest sprouting. </w:t>
      </w:r>
      <w:r w:rsidRPr="00021E5C">
        <w:rPr>
          <w:i/>
          <w:iCs/>
          <w:sz w:val="22"/>
          <w:szCs w:val="22"/>
        </w:rPr>
        <w:t>Theoretical and Applied Genetics</w:t>
      </w:r>
      <w:r w:rsidRPr="00021E5C">
        <w:rPr>
          <w:sz w:val="22"/>
          <w:szCs w:val="22"/>
        </w:rPr>
        <w:t>, 1-16.</w:t>
      </w:r>
    </w:p>
    <w:p w14:paraId="46912B20" w14:textId="025955E1" w:rsidR="00244E96" w:rsidRPr="00021E5C" w:rsidRDefault="00244E96" w:rsidP="00244E96">
      <w:pPr>
        <w:spacing w:after="0" w:line="240" w:lineRule="auto"/>
        <w:rPr>
          <w:rFonts w:ascii="Times New Roman" w:eastAsia="Times New Roman" w:hAnsi="Times New Roman" w:cs="Times New Roman"/>
        </w:rPr>
      </w:pPr>
      <w:r w:rsidRPr="00244E96">
        <w:rPr>
          <w:rFonts w:ascii="Times New Roman" w:eastAsia="Times New Roman" w:hAnsi="Times New Roman" w:cs="Times New Roman"/>
        </w:rPr>
        <w:t xml:space="preserve">Sweeney, D. W., Rooney, T. E., Walling, J. G., &amp; Sorrells, M. E. (2022). Interactions of the barley SD1 and SD2 seed dormancy loci influence preharvest sprouting, seed dormancy, and malting quality. </w:t>
      </w:r>
      <w:r w:rsidRPr="00244E96">
        <w:rPr>
          <w:rFonts w:ascii="Times New Roman" w:eastAsia="Times New Roman" w:hAnsi="Times New Roman" w:cs="Times New Roman"/>
          <w:i/>
          <w:iCs/>
        </w:rPr>
        <w:t>Crop Science</w:t>
      </w:r>
      <w:r w:rsidRPr="00244E96">
        <w:rPr>
          <w:rFonts w:ascii="Times New Roman" w:eastAsia="Times New Roman" w:hAnsi="Times New Roman" w:cs="Times New Roman"/>
        </w:rPr>
        <w:t xml:space="preserve">, </w:t>
      </w:r>
      <w:r w:rsidRPr="00244E96">
        <w:rPr>
          <w:rFonts w:ascii="Times New Roman" w:eastAsia="Times New Roman" w:hAnsi="Times New Roman" w:cs="Times New Roman"/>
          <w:i/>
          <w:iCs/>
        </w:rPr>
        <w:t>62</w:t>
      </w:r>
      <w:r w:rsidRPr="00244E96">
        <w:rPr>
          <w:rFonts w:ascii="Times New Roman" w:eastAsia="Times New Roman" w:hAnsi="Times New Roman" w:cs="Times New Roman"/>
        </w:rPr>
        <w:t>(1), 120-138.</w:t>
      </w:r>
    </w:p>
    <w:p w14:paraId="45D9A224" w14:textId="766EEBD5" w:rsidR="006C3633" w:rsidRDefault="006C3633" w:rsidP="004D673D">
      <w:pPr>
        <w:pStyle w:val="NormalWeb"/>
        <w:spacing w:before="280" w:after="280"/>
        <w:rPr>
          <w:sz w:val="22"/>
          <w:szCs w:val="22"/>
        </w:rPr>
      </w:pPr>
      <w:r w:rsidRPr="00021E5C">
        <w:rPr>
          <w:sz w:val="22"/>
          <w:szCs w:val="22"/>
        </w:rPr>
        <w:t>Vetch, J.M., J.G. Walling, J. Sherman, J.M. Martin, and M.J. Giroux. 2020. Mutations in the HvMKK3 and HvAlaAT1 genes affect barley preharvest sprouting and after-ripened seed dormancy. Crop Sci. doi: 10.1002/csc2.20178.</w:t>
      </w:r>
    </w:p>
    <w:p w14:paraId="185A3814" w14:textId="23A0FAA6" w:rsidR="0005150A" w:rsidRDefault="0005150A" w:rsidP="004D673D">
      <w:pPr>
        <w:pStyle w:val="NormalWeb"/>
        <w:spacing w:before="280" w:after="280"/>
        <w:rPr>
          <w:sz w:val="22"/>
          <w:szCs w:val="22"/>
        </w:rPr>
      </w:pPr>
    </w:p>
    <w:p w14:paraId="71BC6E9F" w14:textId="64ECAC11" w:rsidR="0005150A" w:rsidRDefault="0005150A" w:rsidP="004D673D">
      <w:pPr>
        <w:pStyle w:val="NormalWeb"/>
        <w:spacing w:before="280" w:after="280"/>
        <w:rPr>
          <w:sz w:val="22"/>
          <w:szCs w:val="22"/>
        </w:rPr>
      </w:pPr>
    </w:p>
    <w:p w14:paraId="6691EE00" w14:textId="4FF0E898" w:rsidR="0005150A" w:rsidRDefault="0005150A" w:rsidP="004D673D">
      <w:pPr>
        <w:pStyle w:val="NormalWeb"/>
        <w:spacing w:before="280" w:after="280"/>
        <w:rPr>
          <w:sz w:val="22"/>
          <w:szCs w:val="22"/>
        </w:rPr>
      </w:pPr>
    </w:p>
    <w:p w14:paraId="1D70A7F1" w14:textId="2E2EF495" w:rsidR="0005150A" w:rsidRDefault="0005150A" w:rsidP="004D673D">
      <w:pPr>
        <w:pStyle w:val="NormalWeb"/>
        <w:spacing w:before="280" w:after="280"/>
        <w:rPr>
          <w:b/>
          <w:bCs/>
          <w:sz w:val="22"/>
          <w:szCs w:val="22"/>
          <w:u w:val="single"/>
        </w:rPr>
      </w:pPr>
      <w:r w:rsidRPr="0005150A">
        <w:rPr>
          <w:b/>
          <w:bCs/>
          <w:sz w:val="22"/>
          <w:szCs w:val="22"/>
          <w:u w:val="single"/>
          <w:rPrChange w:id="13" w:author="Travis Edward Rooney" w:date="2022-02-27T12:00:00Z">
            <w:rPr>
              <w:sz w:val="22"/>
              <w:szCs w:val="22"/>
            </w:rPr>
          </w:rPrChange>
        </w:rPr>
        <w:lastRenderedPageBreak/>
        <w:t>Section 2</w:t>
      </w:r>
      <w:r>
        <w:rPr>
          <w:b/>
          <w:bCs/>
          <w:sz w:val="22"/>
          <w:szCs w:val="22"/>
          <w:u w:val="single"/>
        </w:rPr>
        <w:t xml:space="preserve"> Spring Barley:</w:t>
      </w:r>
      <w:r w:rsidR="00350950">
        <w:rPr>
          <w:b/>
          <w:bCs/>
          <w:sz w:val="22"/>
          <w:szCs w:val="22"/>
          <w:u w:val="single"/>
        </w:rPr>
        <w:t xml:space="preserve"> The relationship of malting quality traits to PHS resistance</w:t>
      </w:r>
      <w:r w:rsidR="00FA5E4F">
        <w:rPr>
          <w:b/>
          <w:bCs/>
          <w:sz w:val="22"/>
          <w:szCs w:val="22"/>
          <w:u w:val="single"/>
        </w:rPr>
        <w:t>.</w:t>
      </w:r>
    </w:p>
    <w:p w14:paraId="5A69C0BC" w14:textId="28042E94" w:rsidR="00FF50A4" w:rsidRPr="00230001" w:rsidRDefault="00FF50A4" w:rsidP="004D673D">
      <w:pPr>
        <w:pStyle w:val="NormalWeb"/>
        <w:spacing w:before="280" w:after="280"/>
        <w:rPr>
          <w:b/>
          <w:bCs/>
          <w:sz w:val="22"/>
          <w:szCs w:val="22"/>
          <w:rPrChange w:id="14" w:author="Travis Edward Rooney" w:date="2022-02-27T15:11:00Z">
            <w:rPr>
              <w:b/>
              <w:bCs/>
              <w:sz w:val="22"/>
              <w:szCs w:val="22"/>
              <w:u w:val="single"/>
            </w:rPr>
          </w:rPrChange>
        </w:rPr>
      </w:pPr>
      <w:r w:rsidRPr="00230001">
        <w:rPr>
          <w:b/>
          <w:bCs/>
          <w:sz w:val="22"/>
          <w:szCs w:val="22"/>
          <w:rPrChange w:id="15" w:author="Travis Edward Rooney" w:date="2022-02-27T15:11:00Z">
            <w:rPr>
              <w:sz w:val="22"/>
              <w:szCs w:val="22"/>
            </w:rPr>
          </w:rPrChange>
        </w:rPr>
        <w:t>Objectives: Determination of the genetic relationship between PHS resistance and malting quality traits, determine the relationship between the germination traits at the time of malting to the malting quality.</w:t>
      </w:r>
    </w:p>
    <w:p w14:paraId="7E872197" w14:textId="62B8A354" w:rsidR="002F623E" w:rsidRDefault="002F623E" w:rsidP="004D673D">
      <w:pPr>
        <w:pStyle w:val="NormalWeb"/>
        <w:spacing w:before="280" w:after="280"/>
        <w:rPr>
          <w:b/>
          <w:bCs/>
          <w:sz w:val="22"/>
          <w:szCs w:val="22"/>
          <w:u w:val="single"/>
        </w:rPr>
      </w:pPr>
      <w:r>
        <w:rPr>
          <w:b/>
          <w:bCs/>
          <w:sz w:val="22"/>
          <w:szCs w:val="22"/>
          <w:u w:val="single"/>
        </w:rPr>
        <w:t>Materials and methods:</w:t>
      </w:r>
    </w:p>
    <w:p w14:paraId="3D6C348D" w14:textId="77777777" w:rsidR="00FA5E4F" w:rsidRPr="00D9759A" w:rsidRDefault="00FA5E4F" w:rsidP="00FA5E4F">
      <w:pPr>
        <w:pStyle w:val="Authors"/>
        <w:spacing w:line="276" w:lineRule="auto"/>
        <w:jc w:val="left"/>
        <w:rPr>
          <w:b/>
          <w:szCs w:val="24"/>
        </w:rPr>
      </w:pPr>
      <w:r w:rsidRPr="00D9759A">
        <w:rPr>
          <w:b/>
          <w:szCs w:val="24"/>
        </w:rPr>
        <w:t>Spring barley germplasm</w:t>
      </w:r>
    </w:p>
    <w:p w14:paraId="7B28D88A" w14:textId="36B46196" w:rsidR="00FA5E4F" w:rsidRPr="0071582F" w:rsidRDefault="00FA5E4F" w:rsidP="00FA5E4F">
      <w:pPr>
        <w:pStyle w:val="Authors"/>
        <w:spacing w:line="276" w:lineRule="auto"/>
        <w:jc w:val="left"/>
        <w:rPr>
          <w:color w:val="000000"/>
          <w:szCs w:val="24"/>
          <w:shd w:val="clear" w:color="auto" w:fill="FFFFFF"/>
        </w:rPr>
      </w:pPr>
      <w:r w:rsidRPr="0071582F">
        <w:rPr>
          <w:szCs w:val="24"/>
        </w:rPr>
        <w:t xml:space="preserve">The population used is described in detail in </w:t>
      </w:r>
      <w:sdt>
        <w:sdtPr>
          <w:rPr>
            <w:szCs w:val="24"/>
          </w:rPr>
          <w:tag w:val="MENDELEY_CITATION_v3_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"/>
          <w:id w:val="-1160690338"/>
          <w:placeholder>
            <w:docPart w:val="698A9D07ACCC0241A1ABD02664663086"/>
          </w:placeholder>
        </w:sdtPr>
        <w:sdtEndPr/>
        <w:sdtContent>
          <w:r>
            <w:t>(Sweeney et al., 2020; Sweeney, Rooney, &amp; Sorrells, 2021)</w:t>
          </w:r>
        </w:sdtContent>
      </w:sdt>
      <w:r w:rsidRPr="0071582F">
        <w:rPr>
          <w:szCs w:val="24"/>
        </w:rPr>
        <w:t xml:space="preserve"> and is described briefly here. Parents ‘</w:t>
      </w:r>
      <w:r w:rsidRPr="0071582F">
        <w:rPr>
          <w:szCs w:val="24"/>
          <w:shd w:val="clear" w:color="auto" w:fill="FFFFFF"/>
        </w:rPr>
        <w:t xml:space="preserve">Conlon’ (PI 597789), ‘Pinnacle’ (PI643354), ‘ND Genesis’ (PI 677345), ‘Craft’ (PI 646158) (from North Dakota State University and University of Montana), ‘KWS Tinka’ (PI 681721) (a European variety from KWS), ‘Newdale’, and ‘Bentley’ (Canadian varieties) </w:t>
      </w:r>
      <w:sdt>
        <w:sdtPr>
          <w:rPr>
            <w:color w:val="000000"/>
            <w:szCs w:val="24"/>
            <w:shd w:val="clear" w:color="auto" w:fill="FFFFFF"/>
          </w:rPr>
          <w:tag w:val="MENDELEY_CITATION_v3_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"/>
          <w:id w:val="-117217508"/>
          <w:placeholder>
            <w:docPart w:val="698A9D07ACCC0241A1ABD02664663086"/>
          </w:placeholder>
        </w:sdtPr>
        <w:sdtEndPr/>
        <w:sdtContent>
          <w:r w:rsidRPr="00C15228">
            <w:rPr>
              <w:color w:val="000000"/>
              <w:szCs w:val="24"/>
              <w:shd w:val="clear" w:color="auto" w:fill="FFFFFF"/>
            </w:rPr>
            <w:t>(Juskiw et al., 2009; Legge et al., 2008)</w:t>
          </w:r>
        </w:sdtContent>
      </w:sdt>
      <w:r w:rsidRPr="0071582F">
        <w:rPr>
          <w:szCs w:val="24"/>
          <w:shd w:val="clear" w:color="auto" w:fill="FFFFFF"/>
        </w:rPr>
        <w:t xml:space="preserve"> were all crossed to the Canadian variety ‘AAC Synergy’ </w:t>
      </w:r>
      <w:sdt>
        <w:sdtPr>
          <w:rPr>
            <w:color w:val="000000"/>
            <w:szCs w:val="24"/>
            <w:shd w:val="clear" w:color="auto" w:fill="FFFFFF"/>
          </w:rPr>
          <w:tag w:val="MENDELEY_CITATION_v3_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"/>
          <w:id w:val="1974563220"/>
          <w:placeholder>
            <w:docPart w:val="698A9D07ACCC0241A1ABD02664663086"/>
          </w:placeholder>
        </w:sdtPr>
        <w:sdtEndPr/>
        <w:sdtContent>
          <w:r w:rsidRPr="00C15228">
            <w:rPr>
              <w:color w:val="000000"/>
              <w:szCs w:val="24"/>
              <w:shd w:val="clear" w:color="auto" w:fill="FFFFFF"/>
            </w:rPr>
            <w:t>(Legge et al., 2014)</w:t>
          </w:r>
        </w:sdtContent>
      </w:sdt>
      <w:r w:rsidRPr="0071582F">
        <w:rPr>
          <w:color w:val="000000"/>
          <w:szCs w:val="24"/>
          <w:shd w:val="clear" w:color="auto" w:fill="FFFFFF"/>
        </w:rPr>
        <w:t xml:space="preserve">. Selection decisions and crossing schemes are described in detail in </w:t>
      </w:r>
      <w:sdt>
        <w:sdtPr>
          <w:rPr>
            <w:color w:val="000000"/>
            <w:szCs w:val="24"/>
            <w:shd w:val="clear" w:color="auto" w:fill="FFFFFF"/>
          </w:rPr>
          <w:tag w:val="MENDELEY_CITATION_v3_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"/>
          <w:id w:val="-687446882"/>
          <w:placeholder>
            <w:docPart w:val="698A9D07ACCC0241A1ABD02664663086"/>
          </w:placeholder>
        </w:sdtPr>
        <w:sdtEndPr/>
        <w:sdtContent>
          <w:r>
            <w:t>(Sweeney, Rooney, &amp; Sorrells, 2021)</w:t>
          </w:r>
        </w:sdtContent>
      </w:sdt>
      <w:r w:rsidRPr="0071582F">
        <w:rPr>
          <w:color w:val="000000"/>
          <w:szCs w:val="24"/>
          <w:shd w:val="clear" w:color="auto" w:fill="FFFFFF"/>
        </w:rPr>
        <w:t xml:space="preserve">. A stratified random sampling of the seven families generated was used to create a base population (C0). Two individuals from all families except the ‘AAC Synergy’ by ‘Newdale’ and ‘Bentley’ families were selected with genomic selection or phenotypic selection and intermated to create the cycle 1 genotypically (C1G) selected </w:t>
      </w:r>
      <w:r>
        <w:rPr>
          <w:color w:val="000000"/>
          <w:szCs w:val="24"/>
          <w:shd w:val="clear" w:color="auto" w:fill="FFFFFF"/>
        </w:rPr>
        <w:t>taxa</w:t>
      </w:r>
      <w:r w:rsidRPr="0071582F">
        <w:rPr>
          <w:color w:val="000000"/>
          <w:szCs w:val="24"/>
          <w:shd w:val="clear" w:color="auto" w:fill="FFFFFF"/>
        </w:rPr>
        <w:t xml:space="preserve"> and the cycle 1 phenotypically (C1P) selected </w:t>
      </w:r>
      <w:r>
        <w:rPr>
          <w:color w:val="000000"/>
          <w:szCs w:val="24"/>
          <w:shd w:val="clear" w:color="auto" w:fill="FFFFFF"/>
        </w:rPr>
        <w:t>taxa</w:t>
      </w:r>
      <w:r w:rsidRPr="0071582F">
        <w:rPr>
          <w:color w:val="000000"/>
          <w:szCs w:val="24"/>
          <w:shd w:val="clear" w:color="auto" w:fill="FFFFFF"/>
        </w:rPr>
        <w:t>. Selection was performed using an index selection scheme heavily weighted for PHS resistance, moderately for spot blotch, and lightly for heading date, leaf rust, grain protein, and height. In the early stages of C1G, F</w:t>
      </w:r>
      <w:r w:rsidRPr="0071582F">
        <w:rPr>
          <w:color w:val="000000"/>
          <w:szCs w:val="24"/>
          <w:shd w:val="clear" w:color="auto" w:fill="FFFFFF"/>
          <w:vertAlign w:val="subscript"/>
        </w:rPr>
        <w:t>2</w:t>
      </w:r>
      <w:r w:rsidRPr="0071582F">
        <w:rPr>
          <w:color w:val="000000"/>
          <w:szCs w:val="24"/>
          <w:shd w:val="clear" w:color="auto" w:fill="FFFFFF"/>
        </w:rPr>
        <w:t xml:space="preserve"> </w:t>
      </w:r>
      <w:r>
        <w:rPr>
          <w:color w:val="000000"/>
          <w:szCs w:val="24"/>
          <w:shd w:val="clear" w:color="auto" w:fill="FFFFFF"/>
        </w:rPr>
        <w:t>taxa</w:t>
      </w:r>
      <w:r w:rsidRPr="0071582F">
        <w:rPr>
          <w:color w:val="000000"/>
          <w:szCs w:val="24"/>
          <w:shd w:val="clear" w:color="auto" w:fill="FFFFFF"/>
        </w:rPr>
        <w:t xml:space="preserve"> within this group were selected on the basis of genomic selection using an undated index with higher weights for disease resistance and intermated to create cycle 2 genotypically (C2G) selected </w:t>
      </w:r>
      <w:r>
        <w:rPr>
          <w:color w:val="000000"/>
          <w:szCs w:val="24"/>
          <w:shd w:val="clear" w:color="auto" w:fill="FFFFFF"/>
        </w:rPr>
        <w:t>taxa</w:t>
      </w:r>
      <w:r w:rsidRPr="0071582F">
        <w:rPr>
          <w:color w:val="000000"/>
          <w:szCs w:val="24"/>
          <w:shd w:val="clear" w:color="auto" w:fill="FFFFFF"/>
        </w:rPr>
        <w:t>. The top performing 25% of F</w:t>
      </w:r>
      <w:r w:rsidRPr="0071582F">
        <w:rPr>
          <w:color w:val="000000"/>
          <w:szCs w:val="24"/>
          <w:shd w:val="clear" w:color="auto" w:fill="FFFFFF"/>
          <w:vertAlign w:val="subscript"/>
        </w:rPr>
        <w:t>2</w:t>
      </w:r>
      <w:r w:rsidRPr="0071582F">
        <w:rPr>
          <w:color w:val="000000"/>
          <w:szCs w:val="24"/>
          <w:shd w:val="clear" w:color="auto" w:fill="FFFFFF"/>
        </w:rPr>
        <w:t xml:space="preserve"> </w:t>
      </w:r>
      <w:r>
        <w:rPr>
          <w:color w:val="000000"/>
          <w:szCs w:val="24"/>
          <w:shd w:val="clear" w:color="auto" w:fill="FFFFFF"/>
        </w:rPr>
        <w:t>taxa</w:t>
      </w:r>
      <w:r w:rsidRPr="0071582F">
        <w:rPr>
          <w:color w:val="000000"/>
          <w:szCs w:val="24"/>
          <w:shd w:val="clear" w:color="auto" w:fill="FFFFFF"/>
        </w:rPr>
        <w:t xml:space="preserve"> in C1G based on genomic selection using the initial index were used to create the 88 </w:t>
      </w:r>
      <w:r>
        <w:rPr>
          <w:color w:val="000000"/>
          <w:szCs w:val="24"/>
          <w:shd w:val="clear" w:color="auto" w:fill="FFFFFF"/>
        </w:rPr>
        <w:t>taxa</w:t>
      </w:r>
      <w:r w:rsidRPr="0071582F">
        <w:rPr>
          <w:color w:val="000000"/>
          <w:szCs w:val="24"/>
          <w:shd w:val="clear" w:color="auto" w:fill="FFFFFF"/>
        </w:rPr>
        <w:t xml:space="preserve"> used as C1G representatives. In total the population used was comprised of the eight parents, 105 C0 </w:t>
      </w:r>
      <w:r>
        <w:rPr>
          <w:color w:val="000000"/>
          <w:szCs w:val="24"/>
          <w:shd w:val="clear" w:color="auto" w:fill="FFFFFF"/>
        </w:rPr>
        <w:t>taxa</w:t>
      </w:r>
      <w:r w:rsidRPr="0071582F">
        <w:rPr>
          <w:color w:val="000000"/>
          <w:szCs w:val="24"/>
          <w:shd w:val="clear" w:color="auto" w:fill="FFFFFF"/>
        </w:rPr>
        <w:t xml:space="preserve"> (~15 from each half-sibling family), 87 C1G </w:t>
      </w:r>
      <w:r>
        <w:rPr>
          <w:color w:val="000000"/>
          <w:szCs w:val="24"/>
          <w:shd w:val="clear" w:color="auto" w:fill="FFFFFF"/>
        </w:rPr>
        <w:t>taxa</w:t>
      </w:r>
      <w:r w:rsidRPr="0071582F">
        <w:rPr>
          <w:color w:val="000000"/>
          <w:szCs w:val="24"/>
          <w:shd w:val="clear" w:color="auto" w:fill="FFFFFF"/>
        </w:rPr>
        <w:t xml:space="preserve">, 108 C1P </w:t>
      </w:r>
      <w:r>
        <w:rPr>
          <w:color w:val="000000"/>
          <w:szCs w:val="24"/>
          <w:shd w:val="clear" w:color="auto" w:fill="FFFFFF"/>
        </w:rPr>
        <w:t>taxa</w:t>
      </w:r>
      <w:r w:rsidRPr="0071582F">
        <w:rPr>
          <w:color w:val="000000"/>
          <w:szCs w:val="24"/>
          <w:shd w:val="clear" w:color="auto" w:fill="FFFFFF"/>
        </w:rPr>
        <w:t xml:space="preserve">, and 114 C2G </w:t>
      </w:r>
      <w:r>
        <w:rPr>
          <w:color w:val="000000"/>
          <w:szCs w:val="24"/>
          <w:shd w:val="clear" w:color="auto" w:fill="FFFFFF"/>
        </w:rPr>
        <w:t>taxa</w:t>
      </w:r>
      <w:r w:rsidRPr="0071582F">
        <w:rPr>
          <w:color w:val="000000"/>
          <w:szCs w:val="24"/>
          <w:shd w:val="clear" w:color="auto" w:fill="FFFFFF"/>
        </w:rPr>
        <w:t xml:space="preserve">.   </w:t>
      </w:r>
    </w:p>
    <w:p w14:paraId="0A6F3548" w14:textId="77777777" w:rsidR="00FA5E4F" w:rsidRPr="0071582F" w:rsidRDefault="00FA5E4F" w:rsidP="00FA5E4F">
      <w:pPr>
        <w:pStyle w:val="Authors"/>
        <w:spacing w:line="276" w:lineRule="auto"/>
        <w:jc w:val="left"/>
        <w:rPr>
          <w:b/>
          <w:szCs w:val="24"/>
          <w:shd w:val="clear" w:color="auto" w:fill="FFFFFF"/>
        </w:rPr>
      </w:pPr>
      <w:r w:rsidRPr="0071582F">
        <w:rPr>
          <w:b/>
          <w:szCs w:val="24"/>
          <w:shd w:val="clear" w:color="auto" w:fill="FFFFFF"/>
        </w:rPr>
        <w:t xml:space="preserve">Data collection </w:t>
      </w:r>
    </w:p>
    <w:p w14:paraId="38D659DD" w14:textId="1E9C8B3D" w:rsidR="00FA5E4F" w:rsidRDefault="00FA5E4F" w:rsidP="00FA5E4F">
      <w:pPr>
        <w:pStyle w:val="NormalWeb"/>
        <w:spacing w:before="280" w:after="280"/>
        <w:rPr>
          <w:shd w:val="clear" w:color="auto" w:fill="FFFFFF"/>
        </w:rPr>
      </w:pPr>
      <w:r w:rsidRPr="0071582F">
        <w:rPr>
          <w:shd w:val="clear" w:color="auto" w:fill="FFFFFF"/>
        </w:rPr>
        <w:t xml:space="preserve">All </w:t>
      </w:r>
      <w:r>
        <w:rPr>
          <w:shd w:val="clear" w:color="auto" w:fill="FFFFFF"/>
        </w:rPr>
        <w:t>taxa</w:t>
      </w:r>
      <w:r w:rsidRPr="0071582F">
        <w:rPr>
          <w:shd w:val="clear" w:color="auto" w:fill="FFFFFF"/>
        </w:rPr>
        <w:t xml:space="preserve"> were grown in</w:t>
      </w:r>
      <w:r>
        <w:rPr>
          <w:shd w:val="clear" w:color="auto" w:fill="FFFFFF"/>
        </w:rPr>
        <w:t xml:space="preserve"> 2019 and</w:t>
      </w:r>
      <w:r w:rsidRPr="0071582F">
        <w:rPr>
          <w:shd w:val="clear" w:color="auto" w:fill="FFFFFF"/>
        </w:rPr>
        <w:t xml:space="preserve"> 2020 at two locations and half the population (represented by 66 </w:t>
      </w:r>
      <w:r>
        <w:rPr>
          <w:shd w:val="clear" w:color="auto" w:fill="FFFFFF"/>
        </w:rPr>
        <w:t>taxa</w:t>
      </w:r>
      <w:r w:rsidRPr="0071582F">
        <w:rPr>
          <w:shd w:val="clear" w:color="auto" w:fill="FFFFFF"/>
        </w:rPr>
        <w:t xml:space="preserve"> from C0, 37 </w:t>
      </w:r>
      <w:r>
        <w:rPr>
          <w:shd w:val="clear" w:color="auto" w:fill="FFFFFF"/>
        </w:rPr>
        <w:t>taxa</w:t>
      </w:r>
      <w:r w:rsidRPr="0071582F">
        <w:rPr>
          <w:shd w:val="clear" w:color="auto" w:fill="FFFFFF"/>
        </w:rPr>
        <w:t xml:space="preserve"> from C1G, 64 </w:t>
      </w:r>
      <w:r>
        <w:rPr>
          <w:shd w:val="clear" w:color="auto" w:fill="FFFFFF"/>
        </w:rPr>
        <w:t>taxa</w:t>
      </w:r>
      <w:r w:rsidRPr="0071582F">
        <w:rPr>
          <w:shd w:val="clear" w:color="auto" w:fill="FFFFFF"/>
        </w:rPr>
        <w:t xml:space="preserve"> from C1P, 58 </w:t>
      </w:r>
      <w:r>
        <w:rPr>
          <w:shd w:val="clear" w:color="auto" w:fill="FFFFFF"/>
        </w:rPr>
        <w:t>taxa</w:t>
      </w:r>
      <w:r w:rsidRPr="0071582F">
        <w:rPr>
          <w:shd w:val="clear" w:color="auto" w:fill="FFFFFF"/>
        </w:rPr>
        <w:t xml:space="preserve"> from C2G, and the 8 parents) was grown in one location in 2021. All trails were conducted according to an augmented block design with parents replicated across blocks and all other </w:t>
      </w:r>
      <w:r>
        <w:rPr>
          <w:shd w:val="clear" w:color="auto" w:fill="FFFFFF"/>
        </w:rPr>
        <w:t>taxa</w:t>
      </w:r>
      <w:r w:rsidRPr="0071582F">
        <w:rPr>
          <w:shd w:val="clear" w:color="auto" w:fill="FFFFFF"/>
        </w:rPr>
        <w:t xml:space="preserve"> present only once.</w:t>
      </w:r>
      <w:r>
        <w:rPr>
          <w:shd w:val="clear" w:color="auto" w:fill="FFFFFF"/>
        </w:rPr>
        <w:t xml:space="preserve"> Grain samples were harvested, germination traits</w:t>
      </w:r>
      <w:r w:rsidR="002F623E">
        <w:rPr>
          <w:shd w:val="clear" w:color="auto" w:fill="FFFFFF"/>
        </w:rPr>
        <w:t xml:space="preserve"> measured,</w:t>
      </w:r>
      <w:r>
        <w:rPr>
          <w:shd w:val="clear" w:color="auto" w:fill="FFFFFF"/>
        </w:rPr>
        <w:t xml:space="preserve"> and PHS assessed</w:t>
      </w:r>
      <w:r w:rsidR="002F623E">
        <w:rPr>
          <w:shd w:val="clear" w:color="auto" w:fill="FFFFFF"/>
        </w:rPr>
        <w:t xml:space="preserve"> on all taxa in these locations </w:t>
      </w:r>
      <w:r>
        <w:rPr>
          <w:shd w:val="clear" w:color="auto" w:fill="FFFFFF"/>
        </w:rPr>
        <w:t>according to the methodology presented in the Winter Barley section</w:t>
      </w:r>
      <w:r w:rsidR="00E34FFA">
        <w:rPr>
          <w:shd w:val="clear" w:color="auto" w:fill="FFFFFF"/>
        </w:rPr>
        <w:t>. For the spring barleys</w:t>
      </w:r>
      <w:r w:rsidR="002F623E">
        <w:rPr>
          <w:shd w:val="clear" w:color="auto" w:fill="FFFFFF"/>
        </w:rPr>
        <w:t xml:space="preserve"> </w:t>
      </w:r>
      <w:r w:rsidR="00E34FFA">
        <w:rPr>
          <w:shd w:val="clear" w:color="auto" w:fill="FFFFFF"/>
        </w:rPr>
        <w:t>g</w:t>
      </w:r>
      <w:r w:rsidR="002F623E">
        <w:rPr>
          <w:shd w:val="clear" w:color="auto" w:fill="FFFFFF"/>
        </w:rPr>
        <w:t xml:space="preserve">ermination traits were measured at </w:t>
      </w:r>
      <w:r w:rsidR="002F623E" w:rsidRPr="0071582F">
        <w:rPr>
          <w:color w:val="000000"/>
          <w:shd w:val="clear" w:color="auto" w:fill="FFFFFF"/>
        </w:rPr>
        <w:t xml:space="preserve">6, 20, 34, 48, 69, 110, and 160 days post PM and are labeled </w:t>
      </w:r>
      <w:r w:rsidR="002F623E">
        <w:rPr>
          <w:color w:val="000000"/>
          <w:shd w:val="clear" w:color="auto" w:fill="FFFFFF"/>
        </w:rPr>
        <w:t>s</w:t>
      </w:r>
      <w:r w:rsidR="002F623E" w:rsidRPr="0071582F">
        <w:rPr>
          <w:color w:val="000000"/>
          <w:shd w:val="clear" w:color="auto" w:fill="FFFFFF"/>
        </w:rPr>
        <w:t>TP1-</w:t>
      </w:r>
      <w:r w:rsidR="002F623E">
        <w:rPr>
          <w:color w:val="000000"/>
          <w:shd w:val="clear" w:color="auto" w:fill="FFFFFF"/>
        </w:rPr>
        <w:t>s</w:t>
      </w:r>
      <w:r w:rsidR="002F623E" w:rsidRPr="0071582F">
        <w:rPr>
          <w:color w:val="000000"/>
          <w:shd w:val="clear" w:color="auto" w:fill="FFFFFF"/>
        </w:rPr>
        <w:t>TP7</w:t>
      </w:r>
      <w:ins w:id="16" w:author="Travis Edward Rooney" w:date="2022-02-27T13:02:00Z">
        <w:r w:rsidR="002673B4">
          <w:rPr>
            <w:color w:val="000000"/>
            <w:shd w:val="clear" w:color="auto" w:fill="FFFFFF"/>
          </w:rPr>
          <w:t xml:space="preserve">. </w:t>
        </w:r>
        <w:r w:rsidR="00796678">
          <w:rPr>
            <w:color w:val="000000"/>
            <w:shd w:val="clear" w:color="auto" w:fill="FFFFFF"/>
          </w:rPr>
          <w:t>Previous work has shown that GI measured at sTP1 (6 days post</w:t>
        </w:r>
      </w:ins>
      <w:ins w:id="17" w:author="Travis Edward Rooney" w:date="2022-02-27T13:03:00Z">
        <w:r w:rsidR="00796678">
          <w:rPr>
            <w:color w:val="000000"/>
            <w:shd w:val="clear" w:color="auto" w:fill="FFFFFF"/>
          </w:rPr>
          <w:t xml:space="preserve"> PM) is an excellent proxy for PHS susceptibility. A higher GI value corresponds to PHS susceptibility. </w:t>
        </w:r>
      </w:ins>
      <w:ins w:id="18" w:author="Travis Edward Rooney" w:date="2022-02-27T13:02:00Z">
        <w:r w:rsidR="00796678">
          <w:rPr>
            <w:color w:val="000000"/>
            <w:shd w:val="clear" w:color="auto" w:fill="FFFFFF"/>
          </w:rPr>
          <w:t xml:space="preserve"> </w:t>
        </w:r>
      </w:ins>
    </w:p>
    <w:p w14:paraId="2F5D0D39" w14:textId="01F571CE" w:rsidR="00FA5E4F" w:rsidRDefault="00FA5E4F" w:rsidP="00FA5E4F">
      <w:pPr>
        <w:pStyle w:val="NormalWeb"/>
        <w:spacing w:before="280" w:after="280"/>
        <w:rPr>
          <w:color w:val="000000"/>
          <w:shd w:val="clear" w:color="auto" w:fill="FFFFFF"/>
        </w:rPr>
      </w:pPr>
      <w:r w:rsidRPr="0071582F">
        <w:rPr>
          <w:color w:val="000000"/>
          <w:shd w:val="clear" w:color="auto" w:fill="FFFFFF"/>
        </w:rPr>
        <w:t xml:space="preserve">Malting data was collected from one location in 2020 and the one location in 2021 according to </w:t>
      </w:r>
      <w:sdt>
        <w:sdtPr>
          <w:rPr>
            <w:color w:val="000000"/>
            <w:shd w:val="clear" w:color="auto" w:fill="FFFFFF"/>
          </w:rPr>
          <w:tag w:val="MENDELEY_CITATION_v3_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"/>
          <w:id w:val="127977794"/>
          <w:placeholder>
            <w:docPart w:val="5C4782ED66F0924297D0CE85F51739A7"/>
          </w:placeholder>
        </w:sdtPr>
        <w:sdtEndPr/>
        <w:sdtContent>
          <w:r>
            <w:t>(Schmitt &amp; Budde, 2011)</w:t>
          </w:r>
        </w:sdtContent>
      </w:sdt>
      <w:r w:rsidRPr="0071582F">
        <w:rPr>
          <w:color w:val="000000"/>
          <w:shd w:val="clear" w:color="auto" w:fill="FFFFFF"/>
        </w:rPr>
        <w:t xml:space="preserve"> on one replicate of 2.25 grams of the sampled barley for each </w:t>
      </w:r>
      <w:r>
        <w:rPr>
          <w:color w:val="000000"/>
          <w:shd w:val="clear" w:color="auto" w:fill="FFFFFF"/>
        </w:rPr>
        <w:t>taxa</w:t>
      </w:r>
      <w:r w:rsidRPr="0071582F">
        <w:rPr>
          <w:color w:val="000000"/>
          <w:shd w:val="clear" w:color="auto" w:fill="FFFFFF"/>
        </w:rPr>
        <w:t xml:space="preserve"> at each malting timepoint. Malting was performed at two timepoints in 2020 and 2021 on the half the population (the same </w:t>
      </w:r>
      <w:r>
        <w:rPr>
          <w:color w:val="000000"/>
          <w:shd w:val="clear" w:color="auto" w:fill="FFFFFF"/>
        </w:rPr>
        <w:t>taxa</w:t>
      </w:r>
      <w:r w:rsidRPr="0071582F">
        <w:rPr>
          <w:color w:val="000000"/>
          <w:shd w:val="clear" w:color="auto" w:fill="FFFFFF"/>
        </w:rPr>
        <w:t xml:space="preserve"> in 2020 and 2021), 48 days post PM (corresponding to </w:t>
      </w:r>
      <w:r w:rsidR="002F623E">
        <w:rPr>
          <w:color w:val="000000"/>
          <w:shd w:val="clear" w:color="auto" w:fill="FFFFFF"/>
        </w:rPr>
        <w:t>s</w:t>
      </w:r>
      <w:r w:rsidRPr="0071582F">
        <w:rPr>
          <w:color w:val="000000"/>
          <w:shd w:val="clear" w:color="auto" w:fill="FFFFFF"/>
        </w:rPr>
        <w:t xml:space="preserve">TP4) and 110 days post PM (corresponding to </w:t>
      </w:r>
      <w:r w:rsidR="002F623E">
        <w:rPr>
          <w:color w:val="000000"/>
          <w:shd w:val="clear" w:color="auto" w:fill="FFFFFF"/>
        </w:rPr>
        <w:t>s</w:t>
      </w:r>
      <w:r w:rsidRPr="0071582F">
        <w:rPr>
          <w:color w:val="000000"/>
          <w:shd w:val="clear" w:color="auto" w:fill="FFFFFF"/>
        </w:rPr>
        <w:t xml:space="preserve">TP6). In 2020 the rest of the population was malted only at 110 days post PM. This was done using batch freezing at -20 C, and after-ripening at room temperature such that all </w:t>
      </w:r>
      <w:r>
        <w:rPr>
          <w:color w:val="000000"/>
          <w:shd w:val="clear" w:color="auto" w:fill="FFFFFF"/>
        </w:rPr>
        <w:t>taxa</w:t>
      </w:r>
      <w:r w:rsidRPr="0071582F">
        <w:rPr>
          <w:color w:val="000000"/>
          <w:shd w:val="clear" w:color="auto" w:fill="FFFFFF"/>
        </w:rPr>
        <w:t xml:space="preserve"> went into the malting process at exactly the correct number of days post PM. Malting was performed at the USDA-ARS Cereal Crops Research Unit (CCRU) in Madison, Wisconsin. Seven traits were collected per sample according to those scaled ASBC methods, AA (20˚ DU), DP (˚ASBC), FAN (PPM), BG (PPM), ME (% dry basis), SP (%), </w:t>
      </w:r>
      <w:ins w:id="19" w:author="Travis Edward Rooney" w:date="2022-02-27T12:46:00Z">
        <w:r w:rsidR="002A066A">
          <w:rPr>
            <w:color w:val="000000"/>
            <w:shd w:val="clear" w:color="auto" w:fill="FFFFFF"/>
          </w:rPr>
          <w:t xml:space="preserve">WP (%) </w:t>
        </w:r>
      </w:ins>
      <w:r w:rsidRPr="0071582F">
        <w:rPr>
          <w:color w:val="000000"/>
          <w:shd w:val="clear" w:color="auto" w:fill="FFFFFF"/>
        </w:rPr>
        <w:t xml:space="preserve">and ST (%). Internal quality checks were included within every analysis such that daily assay runs were controlled to the standard, know values of those quality checks. </w:t>
      </w:r>
    </w:p>
    <w:p w14:paraId="52662E32" w14:textId="711100AF" w:rsidR="002F623E" w:rsidRPr="002A066A" w:rsidRDefault="002F623E" w:rsidP="002F623E">
      <w:pPr>
        <w:pStyle w:val="Authors"/>
        <w:spacing w:line="276" w:lineRule="auto"/>
        <w:jc w:val="left"/>
        <w:rPr>
          <w:i/>
          <w:iCs/>
          <w:color w:val="000000"/>
          <w:szCs w:val="24"/>
          <w:shd w:val="clear" w:color="auto" w:fill="FFFFFF"/>
          <w:rPrChange w:id="20" w:author="Travis Edward Rooney" w:date="2022-02-27T12:45:00Z">
            <w:rPr>
              <w:color w:val="000000"/>
              <w:szCs w:val="24"/>
              <w:shd w:val="clear" w:color="auto" w:fill="FFFFFF"/>
            </w:rPr>
          </w:rPrChange>
        </w:rPr>
      </w:pPr>
      <w:r>
        <w:rPr>
          <w:color w:val="000000"/>
          <w:szCs w:val="24"/>
          <w:shd w:val="clear" w:color="auto" w:fill="FFFFFF"/>
        </w:rPr>
        <w:lastRenderedPageBreak/>
        <w:t xml:space="preserve">Based on the results of variance partitioning (described in detail in an upcoming publication) a group of 368 taxa from this population from the 2019 trails that were malted and analyzed without control over after-ripening times – taxa were malted between 150 and 200 days post PM – were also used. This group was comprised of 99 C0, 74 C1G, 81 C1P, and 106 C2G lines, as well as the 8 parents. Malting quality data was collected in the same manner, except for the controlled harvest and after-ripening before malting, rather samples were pulled from typical harvest bags. This data was included upon analysis of the 2020 and 2021 data which revealed that changes over time (between 47 to 110 days post PM) were small in magnitude, and likely unable to be detected on a per taxa basis under the malting procedure used. Pairwise t-tests between malting timepoints on a per taxa basis revealed only marginal numbers of significant changes over time, which could purely be due to random chance. The rate of change of malting quality declines during after-ripening time until the grain loses viability </w:t>
      </w:r>
      <w:sdt>
        <w:sdtPr>
          <w:rPr>
            <w:color w:val="000000"/>
            <w:szCs w:val="24"/>
            <w:shd w:val="clear" w:color="auto" w:fill="FFFFFF"/>
          </w:rPr>
          <w:tag w:val="MENDELEY_CITATION_v3_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"/>
          <w:id w:val="1953278589"/>
          <w:placeholder>
            <w:docPart w:val="D8C1FBD137BE6D459E0619593BD5CAF9"/>
          </w:placeholder>
        </w:sdtPr>
        <w:sdtEndPr/>
        <w:sdtContent>
          <w:r w:rsidRPr="00C15228">
            <w:rPr>
              <w:color w:val="000000"/>
              <w:szCs w:val="24"/>
              <w:shd w:val="clear" w:color="auto" w:fill="FFFFFF"/>
            </w:rPr>
            <w:t>(Woonton et al., 2005)</w:t>
          </w:r>
        </w:sdtContent>
      </w:sdt>
      <w:r>
        <w:rPr>
          <w:color w:val="000000"/>
          <w:szCs w:val="24"/>
          <w:shd w:val="clear" w:color="auto" w:fill="FFFFFF"/>
        </w:rPr>
        <w:t xml:space="preserve"> and often has a significant </w:t>
      </w:r>
      <w:r w:rsidRPr="00D72C6C">
        <w:rPr>
          <w:color w:val="000000"/>
          <w:szCs w:val="24"/>
          <w:shd w:val="clear" w:color="auto" w:fill="FFFFFF"/>
        </w:rPr>
        <w:t xml:space="preserve">plateau </w:t>
      </w:r>
      <w:r>
        <w:rPr>
          <w:color w:val="000000"/>
          <w:szCs w:val="24"/>
          <w:shd w:val="clear" w:color="auto" w:fill="FFFFFF"/>
        </w:rPr>
        <w:t>for a number of months. Based off germination data and modeling</w:t>
      </w:r>
      <w:r w:rsidRPr="00B63693">
        <w:rPr>
          <w:color w:val="000000"/>
          <w:szCs w:val="24"/>
          <w:shd w:val="clear" w:color="auto" w:fill="FFFFFF"/>
        </w:rPr>
        <w:t xml:space="preserve"> </w:t>
      </w:r>
      <w:sdt>
        <w:sdtPr>
          <w:rPr>
            <w:color w:val="000000"/>
            <w:szCs w:val="24"/>
            <w:shd w:val="clear" w:color="auto" w:fill="FFFFFF"/>
          </w:rPr>
          <w:tag w:val="MENDELEY_CITATION_v3_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"/>
          <w:id w:val="-1479604816"/>
          <w:placeholder>
            <w:docPart w:val="AAD58BD8FFE9D740953DFF2B87EB6883"/>
          </w:placeholder>
        </w:sdtPr>
        <w:sdtEndPr/>
        <w:sdtContent>
          <w:r w:rsidRPr="00C15228">
            <w:rPr>
              <w:color w:val="000000"/>
              <w:szCs w:val="24"/>
              <w:shd w:val="clear" w:color="auto" w:fill="FFFFFF"/>
            </w:rPr>
            <w:t>(Rooney et al., 2021)</w:t>
          </w:r>
        </w:sdtContent>
      </w:sdt>
      <w:r>
        <w:rPr>
          <w:color w:val="000000"/>
          <w:szCs w:val="24"/>
          <w:shd w:val="clear" w:color="auto" w:fill="FFFFFF"/>
        </w:rPr>
        <w:t xml:space="preserve">, these lines had already likely reached their asymptotic germination values by 110 days post PM, so it may be the case that even if the assay was sensitive enough to detect the differences between malting at 110 vs 150-200 days post PM there would be little difference. </w:t>
      </w:r>
      <w:r w:rsidR="00E34FFA">
        <w:rPr>
          <w:color w:val="000000"/>
          <w:szCs w:val="24"/>
          <w:shd w:val="clear" w:color="auto" w:fill="FFFFFF"/>
        </w:rPr>
        <w:t>The 2019 data collected was assigned a value of TP6</w:t>
      </w:r>
      <w:ins w:id="21" w:author="Travis Edward Rooney" w:date="2022-02-27T12:33:00Z">
        <w:r w:rsidR="00E34FFA">
          <w:rPr>
            <w:color w:val="000000"/>
            <w:szCs w:val="24"/>
            <w:shd w:val="clear" w:color="auto" w:fill="FFFFFF"/>
          </w:rPr>
          <w:t xml:space="preserve"> for the malting quality timepoint. </w:t>
        </w:r>
      </w:ins>
      <w:ins w:id="22" w:author="Travis Edward Rooney" w:date="2022-02-27T12:45:00Z">
        <w:r w:rsidR="002A066A">
          <w:rPr>
            <w:i/>
            <w:iCs/>
            <w:color w:val="000000"/>
            <w:szCs w:val="24"/>
            <w:shd w:val="clear" w:color="auto" w:fill="FFFFFF"/>
          </w:rPr>
          <w:t xml:space="preserve">At this time all malting quality </w:t>
        </w:r>
      </w:ins>
      <w:ins w:id="23" w:author="Travis Edward Rooney" w:date="2022-02-27T12:46:00Z">
        <w:r w:rsidR="002A066A">
          <w:rPr>
            <w:i/>
            <w:iCs/>
            <w:color w:val="000000"/>
            <w:szCs w:val="24"/>
            <w:shd w:val="clear" w:color="auto" w:fill="FFFFFF"/>
          </w:rPr>
          <w:t xml:space="preserve">traits </w:t>
        </w:r>
      </w:ins>
      <w:ins w:id="24" w:author="Travis Edward Rooney" w:date="2022-02-27T12:45:00Z">
        <w:r w:rsidR="002A066A">
          <w:rPr>
            <w:i/>
            <w:iCs/>
            <w:color w:val="000000"/>
            <w:szCs w:val="24"/>
            <w:shd w:val="clear" w:color="auto" w:fill="FFFFFF"/>
          </w:rPr>
          <w:t xml:space="preserve">except for wort protein </w:t>
        </w:r>
      </w:ins>
      <w:ins w:id="25" w:author="Travis Edward Rooney" w:date="2022-02-27T12:46:00Z">
        <w:r w:rsidR="002A066A">
          <w:rPr>
            <w:i/>
            <w:iCs/>
            <w:color w:val="000000"/>
            <w:szCs w:val="24"/>
            <w:shd w:val="clear" w:color="auto" w:fill="FFFFFF"/>
          </w:rPr>
          <w:t xml:space="preserve">have been entirely </w:t>
        </w:r>
      </w:ins>
      <w:ins w:id="26" w:author="Travis Edward Rooney" w:date="2022-02-27T12:48:00Z">
        <w:r w:rsidR="002A066A">
          <w:rPr>
            <w:i/>
            <w:iCs/>
            <w:color w:val="000000"/>
            <w:szCs w:val="24"/>
            <w:shd w:val="clear" w:color="auto" w:fill="FFFFFF"/>
          </w:rPr>
          <w:t>collected. Mech</w:t>
        </w:r>
      </w:ins>
      <w:ins w:id="27" w:author="Travis Edward Rooney" w:date="2022-02-27T12:49:00Z">
        <w:r w:rsidR="002A066A">
          <w:rPr>
            <w:i/>
            <w:iCs/>
            <w:color w:val="000000"/>
            <w:szCs w:val="24"/>
            <w:shd w:val="clear" w:color="auto" w:fill="FFFFFF"/>
          </w:rPr>
          <w:t>anical failures have delay collection of WP several weeks. F</w:t>
        </w:r>
      </w:ins>
      <w:ins w:id="28" w:author="Travis Edward Rooney" w:date="2022-02-27T12:46:00Z">
        <w:r w:rsidR="002A066A">
          <w:rPr>
            <w:i/>
            <w:iCs/>
            <w:color w:val="000000"/>
            <w:szCs w:val="24"/>
            <w:shd w:val="clear" w:color="auto" w:fill="FFFFFF"/>
          </w:rPr>
          <w:t>or this reason</w:t>
        </w:r>
      </w:ins>
      <w:ins w:id="29" w:author="Travis Edward Rooney" w:date="2022-02-27T12:49:00Z">
        <w:r w:rsidR="002A066A">
          <w:rPr>
            <w:i/>
            <w:iCs/>
            <w:color w:val="000000"/>
            <w:szCs w:val="24"/>
            <w:shd w:val="clear" w:color="auto" w:fill="FFFFFF"/>
          </w:rPr>
          <w:t>,</w:t>
        </w:r>
      </w:ins>
      <w:ins w:id="30" w:author="Travis Edward Rooney" w:date="2022-02-27T12:46:00Z">
        <w:r w:rsidR="002A066A">
          <w:rPr>
            <w:i/>
            <w:iCs/>
            <w:color w:val="000000"/>
            <w:szCs w:val="24"/>
            <w:shd w:val="clear" w:color="auto" w:fill="FFFFFF"/>
          </w:rPr>
          <w:t xml:space="preserve"> traits </w:t>
        </w:r>
      </w:ins>
      <w:ins w:id="31" w:author="Travis Edward Rooney" w:date="2022-02-27T12:47:00Z">
        <w:r w:rsidR="002A066A">
          <w:rPr>
            <w:i/>
            <w:iCs/>
            <w:color w:val="000000"/>
            <w:szCs w:val="24"/>
            <w:shd w:val="clear" w:color="auto" w:fill="FFFFFF"/>
          </w:rPr>
          <w:t xml:space="preserve">WP and ST will not be discussed here. Please see upcoming publications from the Sorrells Lab and the PhD dissertation of </w:t>
        </w:r>
        <w:r w:rsidR="002A066A" w:rsidRPr="002A066A">
          <w:rPr>
            <w:i/>
            <w:iCs/>
            <w:color w:val="000000"/>
            <w:szCs w:val="24"/>
            <w:shd w:val="clear" w:color="auto" w:fill="FFFFFF"/>
          </w:rPr>
          <w:t>Travis Edward Rooney</w:t>
        </w:r>
      </w:ins>
      <w:ins w:id="32" w:author="Travis Edward Rooney" w:date="2022-02-27T12:48:00Z">
        <w:r w:rsidR="002A066A">
          <w:rPr>
            <w:i/>
            <w:iCs/>
            <w:color w:val="000000"/>
            <w:szCs w:val="24"/>
            <w:shd w:val="clear" w:color="auto" w:fill="FFFFFF"/>
          </w:rPr>
          <w:t>, to be published in the next 3 months for more detailed analysis of all traits</w:t>
        </w:r>
      </w:ins>
      <w:ins w:id="33" w:author="Travis Edward Rooney" w:date="2022-02-27T12:49:00Z">
        <w:r w:rsidR="002A066A">
          <w:rPr>
            <w:i/>
            <w:iCs/>
            <w:color w:val="000000"/>
            <w:szCs w:val="24"/>
            <w:shd w:val="clear" w:color="auto" w:fill="FFFFFF"/>
          </w:rPr>
          <w:t xml:space="preserve"> including these.</w:t>
        </w:r>
      </w:ins>
    </w:p>
    <w:p w14:paraId="321ED344" w14:textId="77777777" w:rsidR="002F623E" w:rsidRPr="0071582F" w:rsidRDefault="002F623E" w:rsidP="002F623E">
      <w:pPr>
        <w:pStyle w:val="Authors"/>
        <w:spacing w:line="276" w:lineRule="auto"/>
        <w:jc w:val="left"/>
        <w:rPr>
          <w:b/>
          <w:szCs w:val="24"/>
          <w:shd w:val="clear" w:color="auto" w:fill="FFFFFF"/>
        </w:rPr>
      </w:pPr>
      <w:r w:rsidRPr="0071582F">
        <w:rPr>
          <w:b/>
          <w:szCs w:val="24"/>
          <w:shd w:val="clear" w:color="auto" w:fill="FFFFFF"/>
        </w:rPr>
        <w:t>Genetic data</w:t>
      </w:r>
    </w:p>
    <w:p w14:paraId="639BA939" w14:textId="3E608DA8" w:rsidR="002F623E" w:rsidRDefault="002F623E" w:rsidP="002F623E">
      <w:pPr>
        <w:pStyle w:val="Authors"/>
        <w:spacing w:line="276" w:lineRule="auto"/>
        <w:jc w:val="left"/>
        <w:rPr>
          <w:color w:val="000000"/>
          <w:szCs w:val="24"/>
          <w:shd w:val="clear" w:color="auto" w:fill="FFFFFF"/>
        </w:rPr>
      </w:pPr>
      <w:r w:rsidRPr="0071582F">
        <w:rPr>
          <w:szCs w:val="24"/>
          <w:shd w:val="clear" w:color="auto" w:fill="FFFFFF"/>
        </w:rPr>
        <w:t xml:space="preserve">The genetic data used is the same as that used for the CU population in </w:t>
      </w:r>
      <w:sdt>
        <w:sdtPr>
          <w:rPr>
            <w:color w:val="000000"/>
            <w:szCs w:val="24"/>
            <w:shd w:val="clear" w:color="auto" w:fill="FFFFFF"/>
          </w:rPr>
          <w:tag w:val="MENDELEY_CITATION_v3_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"/>
          <w:id w:val="-1772625534"/>
          <w:placeholder>
            <w:docPart w:val="F593F7558AB32D49A1602E8A0F1D07E5"/>
          </w:placeholder>
        </w:sdtPr>
        <w:sdtEndPr/>
        <w:sdtContent>
          <w:r w:rsidRPr="00C15228">
            <w:rPr>
              <w:color w:val="000000"/>
              <w:szCs w:val="24"/>
              <w:shd w:val="clear" w:color="auto" w:fill="FFFFFF"/>
            </w:rPr>
            <w:t>(Rooney et al., 2021)</w:t>
          </w:r>
        </w:sdtContent>
      </w:sdt>
      <w:r w:rsidRPr="0071582F">
        <w:rPr>
          <w:color w:val="000000"/>
          <w:szCs w:val="24"/>
          <w:shd w:val="clear" w:color="auto" w:fill="FFFFFF"/>
        </w:rPr>
        <w:t xml:space="preserve">. </w:t>
      </w:r>
      <w:r w:rsidRPr="0071582F">
        <w:rPr>
          <w:szCs w:val="24"/>
          <w:shd w:val="clear" w:color="auto" w:fill="FFFFFF"/>
        </w:rPr>
        <w:t xml:space="preserve">with slight differences due to lack of a significant outgroup. </w:t>
      </w:r>
      <w:r w:rsidRPr="0071582F">
        <w:rPr>
          <w:color w:val="000000"/>
          <w:szCs w:val="24"/>
          <w:shd w:val="clear" w:color="auto" w:fill="FFFFFF"/>
        </w:rPr>
        <w:t xml:space="preserve">Briefly, all lines were genotyped with the 50k SNP chip </w:t>
      </w:r>
      <w:sdt>
        <w:sdtPr>
          <w:rPr>
            <w:color w:val="000000"/>
            <w:szCs w:val="24"/>
            <w:shd w:val="clear" w:color="auto" w:fill="FFFFFF"/>
          </w:rPr>
          <w:tag w:val="MENDELEY_CITATION_v3_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"/>
          <w:id w:val="-793211294"/>
          <w:placeholder>
            <w:docPart w:val="5E90D9F3D0031E46AE34FAAF501C7FA2"/>
          </w:placeholder>
        </w:sdtPr>
        <w:sdtEndPr/>
        <w:sdtContent>
          <w:r w:rsidRPr="00C15228">
            <w:rPr>
              <w:color w:val="000000"/>
              <w:szCs w:val="24"/>
              <w:shd w:val="clear" w:color="auto" w:fill="FFFFFF"/>
            </w:rPr>
            <w:t>(Bayer et al., 2017)</w:t>
          </w:r>
        </w:sdtContent>
      </w:sdt>
      <w:r w:rsidRPr="0071582F">
        <w:rPr>
          <w:color w:val="000000"/>
          <w:szCs w:val="24"/>
          <w:shd w:val="clear" w:color="auto" w:fill="FFFFFF"/>
        </w:rPr>
        <w:t xml:space="preserve"> at the USDA Small Grains Genotyping Laboratory in Fargo, ND. Marker data with &gt;10% heterozygosity and minor allele frequency &lt; 0.05 was filtered. Redundant markers were eliminated using LD pruning with the SNPrelate R package </w:t>
      </w:r>
      <w:sdt>
        <w:sdtPr>
          <w:rPr>
            <w:color w:val="000000"/>
            <w:szCs w:val="24"/>
            <w:shd w:val="clear" w:color="auto" w:fill="FFFFFF"/>
          </w:rPr>
          <w:tag w:val="MENDELEY_CITATION_v3_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"/>
          <w:id w:val="757716777"/>
          <w:placeholder>
            <w:docPart w:val="5E90D9F3D0031E46AE34FAAF501C7FA2"/>
          </w:placeholder>
        </w:sdtPr>
        <w:sdtEndPr/>
        <w:sdtContent>
          <w:r w:rsidRPr="00C15228">
            <w:rPr>
              <w:color w:val="000000"/>
              <w:szCs w:val="24"/>
              <w:shd w:val="clear" w:color="auto" w:fill="FFFFFF"/>
            </w:rPr>
            <w:t>(Zheng et al., 2012)</w:t>
          </w:r>
        </w:sdtContent>
      </w:sdt>
      <w:r w:rsidRPr="0071582F">
        <w:rPr>
          <w:color w:val="000000"/>
          <w:szCs w:val="24"/>
          <w:shd w:val="clear" w:color="auto" w:fill="FFFFFF"/>
        </w:rPr>
        <w:t xml:space="preserve"> with a 25,000-bp sliding window and a cutoff of 0.95. This resulted in 11615 markers used for the full population, and a slightly reduced number when the half population was used. Two KASP markers, AlaAT_L214F and MKK3_E165Q whose development is detailed in </w:t>
      </w:r>
      <w:sdt>
        <w:sdtPr>
          <w:rPr>
            <w:color w:val="000000"/>
            <w:szCs w:val="24"/>
            <w:shd w:val="clear" w:color="auto" w:fill="FFFFFF"/>
          </w:rPr>
          <w:tag w:val="MENDELEY_CITATION_v3_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"/>
          <w:id w:val="-1210873362"/>
          <w:placeholder>
            <w:docPart w:val="5E90D9F3D0031E46AE34FAAF501C7FA2"/>
          </w:placeholder>
        </w:sdtPr>
        <w:sdtEndPr/>
        <w:sdtContent>
          <w:r w:rsidRPr="00C15228">
            <w:rPr>
              <w:color w:val="000000"/>
              <w:szCs w:val="24"/>
              <w:shd w:val="clear" w:color="auto" w:fill="FFFFFF"/>
            </w:rPr>
            <w:t>(Sweeney, Rooney, Walling, et al., 2021)</w:t>
          </w:r>
        </w:sdtContent>
      </w:sdt>
      <w:r w:rsidRPr="0071582F">
        <w:rPr>
          <w:color w:val="000000"/>
          <w:szCs w:val="24"/>
          <w:shd w:val="clear" w:color="auto" w:fill="FFFFFF"/>
        </w:rPr>
        <w:t xml:space="preserve"> were also included in the genetic data. These genotype, respectively, the causative SNP in </w:t>
      </w:r>
      <w:r w:rsidRPr="0071582F">
        <w:rPr>
          <w:i/>
          <w:color w:val="000000"/>
          <w:szCs w:val="24"/>
          <w:shd w:val="clear" w:color="auto" w:fill="FFFFFF"/>
        </w:rPr>
        <w:t>HvAlaAT1</w:t>
      </w:r>
      <w:r w:rsidRPr="0071582F">
        <w:rPr>
          <w:color w:val="000000"/>
          <w:szCs w:val="24"/>
          <w:shd w:val="clear" w:color="auto" w:fill="FFFFFF"/>
        </w:rPr>
        <w:t xml:space="preserve"> identified by </w:t>
      </w:r>
      <w:sdt>
        <w:sdtPr>
          <w:rPr>
            <w:color w:val="000000"/>
            <w:szCs w:val="24"/>
            <w:shd w:val="clear" w:color="auto" w:fill="FFFFFF"/>
          </w:rPr>
          <w:tag w:val="MENDELEY_CITATION_v3_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"/>
          <w:id w:val="1030460570"/>
          <w:placeholder>
            <w:docPart w:val="5E90D9F3D0031E46AE34FAAF501C7FA2"/>
          </w:placeholder>
        </w:sdtPr>
        <w:sdtEndPr/>
        <w:sdtContent>
          <w:r w:rsidRPr="00C15228">
            <w:rPr>
              <w:color w:val="000000"/>
              <w:szCs w:val="24"/>
              <w:shd w:val="clear" w:color="auto" w:fill="FFFFFF"/>
            </w:rPr>
            <w:t>(Sato et al., 2016)</w:t>
          </w:r>
        </w:sdtContent>
      </w:sdt>
      <w:r w:rsidRPr="0071582F">
        <w:rPr>
          <w:color w:val="000000"/>
          <w:szCs w:val="24"/>
          <w:shd w:val="clear" w:color="auto" w:fill="FFFFFF"/>
        </w:rPr>
        <w:t xml:space="preserve"> and the SNP identified by </w:t>
      </w:r>
      <w:sdt>
        <w:sdtPr>
          <w:rPr>
            <w:color w:val="000000"/>
            <w:szCs w:val="24"/>
            <w:shd w:val="clear" w:color="auto" w:fill="FFFFFF"/>
          </w:rPr>
          <w:tag w:val="MENDELEY_CITATION_v3_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"/>
          <w:id w:val="-133329831"/>
          <w:placeholder>
            <w:docPart w:val="5E90D9F3D0031E46AE34FAAF501C7FA2"/>
          </w:placeholder>
        </w:sdtPr>
        <w:sdtEndPr/>
        <w:sdtContent>
          <w:r w:rsidRPr="00C15228">
            <w:rPr>
              <w:color w:val="000000"/>
              <w:szCs w:val="24"/>
              <w:shd w:val="clear" w:color="auto" w:fill="FFFFFF"/>
            </w:rPr>
            <w:t>(Vetch et al., 2020)</w:t>
          </w:r>
        </w:sdtContent>
      </w:sdt>
      <w:r w:rsidRPr="0071582F">
        <w:rPr>
          <w:color w:val="000000"/>
          <w:szCs w:val="24"/>
          <w:shd w:val="clear" w:color="auto" w:fill="FFFFFF"/>
        </w:rPr>
        <w:t xml:space="preserve"> in </w:t>
      </w:r>
      <w:r w:rsidRPr="0071582F">
        <w:rPr>
          <w:i/>
          <w:color w:val="000000"/>
          <w:szCs w:val="24"/>
          <w:shd w:val="clear" w:color="auto" w:fill="FFFFFF"/>
        </w:rPr>
        <w:t>HvMKK3</w:t>
      </w:r>
      <w:r w:rsidRPr="0071582F">
        <w:rPr>
          <w:color w:val="000000"/>
          <w:szCs w:val="24"/>
          <w:shd w:val="clear" w:color="auto" w:fill="FFFFFF"/>
        </w:rPr>
        <w:t xml:space="preserve"> as the</w:t>
      </w:r>
      <w:r>
        <w:rPr>
          <w:color w:val="000000"/>
          <w:szCs w:val="24"/>
          <w:shd w:val="clear" w:color="auto" w:fill="FFFFFF"/>
        </w:rPr>
        <w:t xml:space="preserve"> putatively</w:t>
      </w:r>
      <w:r w:rsidRPr="0071582F">
        <w:rPr>
          <w:color w:val="000000"/>
          <w:szCs w:val="24"/>
          <w:shd w:val="clear" w:color="auto" w:fill="FFFFFF"/>
        </w:rPr>
        <w:t xml:space="preserve"> causative mutation in North American germplasm</w:t>
      </w:r>
      <w:ins w:id="34" w:author="Travis Edward Rooney" w:date="2022-02-27T13:57:00Z">
        <w:r w:rsidR="00272347">
          <w:rPr>
            <w:color w:val="000000"/>
            <w:szCs w:val="24"/>
            <w:shd w:val="clear" w:color="auto" w:fill="FFFFFF"/>
          </w:rPr>
          <w:t xml:space="preserve"> in the Seed Dormancy 2 (</w:t>
        </w:r>
        <w:r w:rsidR="00272347" w:rsidRPr="00272347">
          <w:rPr>
            <w:i/>
            <w:iCs/>
            <w:color w:val="000000"/>
            <w:szCs w:val="24"/>
            <w:shd w:val="clear" w:color="auto" w:fill="FFFFFF"/>
            <w:rPrChange w:id="35" w:author="Travis Edward Rooney" w:date="2022-02-27T13:57:00Z">
              <w:rPr>
                <w:color w:val="000000"/>
                <w:szCs w:val="24"/>
                <w:shd w:val="clear" w:color="auto" w:fill="FFFFFF"/>
              </w:rPr>
            </w:rPrChange>
          </w:rPr>
          <w:t>SD2</w:t>
        </w:r>
        <w:r w:rsidR="00272347">
          <w:rPr>
            <w:color w:val="000000"/>
            <w:szCs w:val="24"/>
            <w:shd w:val="clear" w:color="auto" w:fill="FFFFFF"/>
          </w:rPr>
          <w:t>) region</w:t>
        </w:r>
      </w:ins>
      <w:r w:rsidRPr="0071582F">
        <w:rPr>
          <w:color w:val="000000"/>
          <w:szCs w:val="24"/>
          <w:shd w:val="clear" w:color="auto" w:fill="FFFFFF"/>
        </w:rPr>
        <w:t xml:space="preserve">. This </w:t>
      </w:r>
      <w:r w:rsidRPr="0071582F">
        <w:rPr>
          <w:i/>
          <w:color w:val="000000"/>
          <w:szCs w:val="24"/>
          <w:shd w:val="clear" w:color="auto" w:fill="FFFFFF"/>
        </w:rPr>
        <w:t>HvMKK3</w:t>
      </w:r>
      <w:r w:rsidRPr="0071582F">
        <w:rPr>
          <w:color w:val="000000"/>
          <w:szCs w:val="24"/>
          <w:shd w:val="clear" w:color="auto" w:fill="FFFFFF"/>
        </w:rPr>
        <w:t xml:space="preserve"> mutation was different than that cloned by </w:t>
      </w:r>
      <w:sdt>
        <w:sdtPr>
          <w:rPr>
            <w:color w:val="000000"/>
            <w:szCs w:val="24"/>
            <w:shd w:val="clear" w:color="auto" w:fill="FFFFFF"/>
          </w:rPr>
          <w:tag w:val="MENDELEY_CITATION_v3_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"/>
          <w:id w:val="-1425642709"/>
          <w:placeholder>
            <w:docPart w:val="5E90D9F3D0031E46AE34FAAF501C7FA2"/>
          </w:placeholder>
        </w:sdtPr>
        <w:sdtEndPr/>
        <w:sdtContent>
          <w:r w:rsidRPr="00C15228">
            <w:rPr>
              <w:color w:val="000000"/>
              <w:szCs w:val="24"/>
              <w:shd w:val="clear" w:color="auto" w:fill="FFFFFF"/>
            </w:rPr>
            <w:t>(Nakamura et al., 2016)</w:t>
          </w:r>
        </w:sdtContent>
      </w:sdt>
      <w:r w:rsidRPr="0071582F">
        <w:rPr>
          <w:color w:val="000000"/>
          <w:szCs w:val="24"/>
          <w:shd w:val="clear" w:color="auto" w:fill="FFFFFF"/>
        </w:rPr>
        <w:t xml:space="preserve">. </w:t>
      </w:r>
      <w:sdt>
        <w:sdtPr>
          <w:rPr>
            <w:color w:val="000000"/>
            <w:szCs w:val="24"/>
            <w:shd w:val="clear" w:color="auto" w:fill="FFFFFF"/>
          </w:rPr>
          <w:tag w:val="MENDELEY_CITATION_v3_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"/>
          <w:id w:val="-1208178214"/>
          <w:placeholder>
            <w:docPart w:val="5E90D9F3D0031E46AE34FAAF501C7FA2"/>
          </w:placeholder>
        </w:sdtPr>
        <w:sdtEndPr/>
        <w:sdtContent>
          <w:r w:rsidRPr="00C15228">
            <w:rPr>
              <w:color w:val="000000"/>
              <w:szCs w:val="24"/>
              <w:shd w:val="clear" w:color="auto" w:fill="FFFFFF"/>
            </w:rPr>
            <w:t>(Sweeney, Rooney, Walling, et al., 2021)</w:t>
          </w:r>
        </w:sdtContent>
      </w:sdt>
      <w:r w:rsidRPr="0071582F">
        <w:rPr>
          <w:color w:val="000000"/>
          <w:szCs w:val="24"/>
          <w:shd w:val="clear" w:color="auto" w:fill="FFFFFF"/>
        </w:rPr>
        <w:t xml:space="preserve"> used the MKK3_E165Q KASP marker and marker JHI-Hv50k-2016-367342 from the 50k SNP chip to distinguish three alleles of </w:t>
      </w:r>
      <w:r w:rsidRPr="0071582F">
        <w:rPr>
          <w:i/>
          <w:color w:val="000000"/>
          <w:szCs w:val="24"/>
          <w:shd w:val="clear" w:color="auto" w:fill="FFFFFF"/>
        </w:rPr>
        <w:t xml:space="preserve">HvMKK3 </w:t>
      </w:r>
      <w:r w:rsidRPr="0071582F">
        <w:rPr>
          <w:color w:val="000000"/>
          <w:szCs w:val="24"/>
          <w:shd w:val="clear" w:color="auto" w:fill="FFFFFF"/>
        </w:rPr>
        <w:t>also shown to exist within this germplasm in that study. These alleles were called the “highly non-dormant” (MKK3</w:t>
      </w:r>
      <w:r w:rsidRPr="0071582F">
        <w:rPr>
          <w:color w:val="000000"/>
          <w:szCs w:val="24"/>
          <w:shd w:val="clear" w:color="auto" w:fill="FFFFFF"/>
          <w:vertAlign w:val="subscript"/>
        </w:rPr>
        <w:t>N*</w:t>
      </w:r>
      <w:r w:rsidRPr="0071582F">
        <w:rPr>
          <w:color w:val="000000"/>
          <w:szCs w:val="24"/>
          <w:shd w:val="clear" w:color="auto" w:fill="FFFFFF"/>
        </w:rPr>
        <w:t>), the “non-dormant” (MKK3</w:t>
      </w:r>
      <w:r w:rsidRPr="0071582F">
        <w:rPr>
          <w:color w:val="000000"/>
          <w:szCs w:val="24"/>
          <w:shd w:val="clear" w:color="auto" w:fill="FFFFFF"/>
          <w:vertAlign w:val="subscript"/>
        </w:rPr>
        <w:t>N</w:t>
      </w:r>
      <w:r w:rsidRPr="0071582F">
        <w:rPr>
          <w:color w:val="000000"/>
          <w:szCs w:val="24"/>
          <w:shd w:val="clear" w:color="auto" w:fill="FFFFFF"/>
        </w:rPr>
        <w:t>), and the “dormant” (MKK3</w:t>
      </w:r>
      <w:r w:rsidRPr="0071582F">
        <w:rPr>
          <w:color w:val="000000"/>
          <w:szCs w:val="24"/>
          <w:shd w:val="clear" w:color="auto" w:fill="FFFFFF"/>
          <w:vertAlign w:val="subscript"/>
        </w:rPr>
        <w:t>D</w:t>
      </w:r>
      <w:r w:rsidRPr="0071582F">
        <w:rPr>
          <w:color w:val="000000"/>
          <w:szCs w:val="24"/>
          <w:shd w:val="clear" w:color="auto" w:fill="FFFFFF"/>
        </w:rPr>
        <w:t xml:space="preserve">) based on the phenotypes they associated with, and this notation will be followed here. </w:t>
      </w:r>
    </w:p>
    <w:p w14:paraId="01CEC5C5" w14:textId="3A59F352" w:rsidR="00FF50A4" w:rsidRPr="00FF50A4" w:rsidRDefault="00FF50A4" w:rsidP="002F623E">
      <w:pPr>
        <w:pStyle w:val="Authors"/>
        <w:spacing w:line="276" w:lineRule="auto"/>
        <w:jc w:val="left"/>
        <w:rPr>
          <w:b/>
          <w:color w:val="000000"/>
          <w:szCs w:val="24"/>
          <w:shd w:val="clear" w:color="auto" w:fill="FFFFFF"/>
          <w:rPrChange w:id="36" w:author="Travis Edward Rooney" w:date="2022-02-27T12:14:00Z">
            <w:rPr>
              <w:color w:val="000000"/>
              <w:szCs w:val="24"/>
              <w:shd w:val="clear" w:color="auto" w:fill="FFFFFF"/>
            </w:rPr>
          </w:rPrChange>
        </w:rPr>
      </w:pPr>
      <w:r w:rsidRPr="0071582F">
        <w:rPr>
          <w:b/>
          <w:color w:val="000000"/>
          <w:szCs w:val="24"/>
          <w:shd w:val="clear" w:color="auto" w:fill="FFFFFF"/>
        </w:rPr>
        <w:t>Statistical analysis</w:t>
      </w:r>
    </w:p>
    <w:p w14:paraId="28571501" w14:textId="30D64023" w:rsidR="00FF50A4" w:rsidRPr="0071582F" w:rsidRDefault="00FF50A4" w:rsidP="00FF50A4">
      <w:pPr>
        <w:pStyle w:val="Authors"/>
        <w:spacing w:line="276" w:lineRule="auto"/>
        <w:jc w:val="left"/>
        <w:rPr>
          <w:color w:val="000000"/>
          <w:szCs w:val="24"/>
          <w:shd w:val="clear" w:color="auto" w:fill="FFFFFF"/>
        </w:rPr>
      </w:pPr>
      <w:r w:rsidRPr="0071582F">
        <w:rPr>
          <w:color w:val="000000"/>
          <w:szCs w:val="24"/>
          <w:shd w:val="clear" w:color="auto" w:fill="FFFFFF"/>
        </w:rPr>
        <w:t xml:space="preserve">All data analysis was performed within the R statistical language version 4.0.3 </w:t>
      </w:r>
      <w:sdt>
        <w:sdtPr>
          <w:rPr>
            <w:color w:val="000000"/>
            <w:szCs w:val="24"/>
            <w:shd w:val="clear" w:color="auto" w:fill="FFFFFF"/>
          </w:rPr>
          <w:tag w:val="MENDELEY_CITATION_v3_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"/>
          <w:id w:val="105158917"/>
          <w:placeholder>
            <w:docPart w:val="FDB8EB3569F4194F9B5E67C22EE589A6"/>
          </w:placeholder>
        </w:sdtPr>
        <w:sdtEndPr/>
        <w:sdtContent>
          <w:r w:rsidRPr="00C15228">
            <w:rPr>
              <w:color w:val="000000"/>
              <w:szCs w:val="24"/>
              <w:shd w:val="clear" w:color="auto" w:fill="FFFFFF"/>
            </w:rPr>
            <w:t>(R Core Team, 2020)</w:t>
          </w:r>
        </w:sdtContent>
      </w:sdt>
      <w:r w:rsidRPr="0071582F">
        <w:rPr>
          <w:color w:val="000000"/>
          <w:szCs w:val="24"/>
          <w:shd w:val="clear" w:color="auto" w:fill="FFFFFF"/>
        </w:rPr>
        <w:t xml:space="preserve"> in the RStudio IDE </w:t>
      </w:r>
      <w:sdt>
        <w:sdtPr>
          <w:rPr>
            <w:color w:val="000000"/>
            <w:szCs w:val="24"/>
            <w:shd w:val="clear" w:color="auto" w:fill="FFFFFF"/>
          </w:rPr>
          <w:tag w:val="MENDELEY_CITATION_v3_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"/>
          <w:id w:val="-930895048"/>
          <w:placeholder>
            <w:docPart w:val="FDB8EB3569F4194F9B5E67C22EE589A6"/>
          </w:placeholder>
        </w:sdtPr>
        <w:sdtEndPr/>
        <w:sdtContent>
          <w:r w:rsidRPr="00C15228">
            <w:rPr>
              <w:color w:val="000000"/>
              <w:szCs w:val="24"/>
              <w:shd w:val="clear" w:color="auto" w:fill="FFFFFF"/>
            </w:rPr>
            <w:t>(RStudio Team, 2021)</w:t>
          </w:r>
        </w:sdtContent>
      </w:sdt>
      <w:r w:rsidRPr="0071582F">
        <w:rPr>
          <w:color w:val="000000"/>
          <w:szCs w:val="24"/>
          <w:shd w:val="clear" w:color="auto" w:fill="FFFFFF"/>
        </w:rPr>
        <w:t xml:space="preserve">. </w:t>
      </w:r>
    </w:p>
    <w:p w14:paraId="34E1A70C" w14:textId="6FA71F7E" w:rsidR="002F623E" w:rsidRPr="00390D58" w:rsidRDefault="00FF50A4">
      <w:pPr>
        <w:pStyle w:val="Authors"/>
        <w:spacing w:line="276" w:lineRule="auto"/>
        <w:jc w:val="left"/>
        <w:rPr>
          <w:color w:val="000000"/>
          <w:szCs w:val="24"/>
          <w:shd w:val="clear" w:color="auto" w:fill="FFFFFF"/>
          <w:rPrChange w:id="37" w:author="Travis Edward Rooney" w:date="2022-02-27T12:36:00Z">
            <w:rPr>
              <w:sz w:val="22"/>
              <w:szCs w:val="22"/>
            </w:rPr>
          </w:rPrChange>
        </w:rPr>
        <w:pPrChange w:id="38" w:author="Travis Edward Rooney" w:date="2022-02-27T12:36:00Z">
          <w:pPr>
            <w:pStyle w:val="NormalWeb"/>
            <w:spacing w:before="280" w:after="280"/>
          </w:pPr>
        </w:pPrChange>
      </w:pPr>
      <w:r w:rsidRPr="00390D58">
        <w:rPr>
          <w:color w:val="000000"/>
          <w:szCs w:val="24"/>
          <w:shd w:val="clear" w:color="auto" w:fill="FFFFFF"/>
          <w:rPrChange w:id="39" w:author="Travis Edward Rooney" w:date="2022-02-27T12:36:00Z">
            <w:rPr>
              <w:i/>
              <w:iCs/>
              <w:sz w:val="22"/>
              <w:szCs w:val="22"/>
            </w:rPr>
          </w:rPrChange>
        </w:rPr>
        <w:t xml:space="preserve">Genome wide association </w:t>
      </w:r>
    </w:p>
    <w:p w14:paraId="79702233" w14:textId="10241394" w:rsidR="00FF50A4" w:rsidRPr="00390D58" w:rsidRDefault="00FF50A4">
      <w:pPr>
        <w:pStyle w:val="Authors"/>
        <w:spacing w:line="276" w:lineRule="auto"/>
        <w:jc w:val="left"/>
        <w:rPr>
          <w:color w:val="000000"/>
          <w:szCs w:val="24"/>
          <w:shd w:val="clear" w:color="auto" w:fill="FFFFFF"/>
          <w:rPrChange w:id="40" w:author="Travis Edward Rooney" w:date="2022-02-27T12:36:00Z">
            <w:rPr>
              <w:sz w:val="22"/>
              <w:szCs w:val="22"/>
            </w:rPr>
          </w:rPrChange>
        </w:rPr>
        <w:pPrChange w:id="41" w:author="Travis Edward Rooney" w:date="2022-02-27T12:36:00Z">
          <w:pPr>
            <w:pStyle w:val="NormalWeb"/>
            <w:spacing w:before="280" w:after="280"/>
          </w:pPr>
        </w:pPrChange>
      </w:pPr>
      <w:r w:rsidRPr="00390D58">
        <w:rPr>
          <w:color w:val="000000"/>
          <w:szCs w:val="24"/>
          <w:shd w:val="clear" w:color="auto" w:fill="FFFFFF"/>
          <w:rPrChange w:id="42" w:author="Travis Edward Rooney" w:date="2022-02-27T12:36:00Z">
            <w:rPr>
              <w:sz w:val="22"/>
              <w:szCs w:val="22"/>
            </w:rPr>
          </w:rPrChange>
        </w:rPr>
        <w:lastRenderedPageBreak/>
        <w:t xml:space="preserve">Taxa effects (Best linear unbiased estimates, BLUEs) were extracted in a combined analysis for all three years of data (2019, 2020, and 2021) </w:t>
      </w:r>
      <w:r w:rsidR="005D6648" w:rsidRPr="00390D58">
        <w:rPr>
          <w:color w:val="000000"/>
          <w:szCs w:val="24"/>
          <w:shd w:val="clear" w:color="auto" w:fill="FFFFFF"/>
          <w:rPrChange w:id="43" w:author="Travis Edward Rooney" w:date="2022-02-27T12:36:00Z">
            <w:rPr>
              <w:sz w:val="22"/>
              <w:szCs w:val="22"/>
            </w:rPr>
          </w:rPrChange>
        </w:rPr>
        <w:t>using a linear model of the form</w:t>
      </w:r>
    </w:p>
    <w:p w14:paraId="530FD235" w14:textId="7C6944BF" w:rsidR="005D6648" w:rsidRPr="00FF50A4" w:rsidRDefault="005D6648" w:rsidP="00FA5E4F">
      <w:pPr>
        <w:pStyle w:val="NormalWeb"/>
        <w:spacing w:before="280" w:after="280"/>
        <w:rPr>
          <w:sz w:val="22"/>
          <w:szCs w:val="22"/>
        </w:rPr>
      </w:pPr>
      <m:oMathPara>
        <m:oMath>
          <m:r>
            <w:rPr>
              <w:rFonts w:ascii="Cambria Math" w:hAnsi="Cambria Math"/>
              <w:sz w:val="22"/>
              <w:szCs w:val="22"/>
            </w:rPr>
            <m:t>value ~ year+TP+year:TP+taxa+error</m:t>
          </m:r>
        </m:oMath>
      </m:oMathPara>
    </w:p>
    <w:p w14:paraId="03529190" w14:textId="6E4F62B9" w:rsidR="00390D58" w:rsidRPr="00390D58" w:rsidRDefault="005D6648">
      <w:pPr>
        <w:pStyle w:val="Authors"/>
        <w:spacing w:line="276" w:lineRule="auto"/>
        <w:jc w:val="left"/>
        <w:rPr>
          <w:ins w:id="44" w:author="Travis Edward Rooney" w:date="2022-02-27T12:35:00Z"/>
          <w:color w:val="000000"/>
          <w:szCs w:val="24"/>
          <w:shd w:val="clear" w:color="auto" w:fill="FFFFFF"/>
          <w:rPrChange w:id="45" w:author="Travis Edward Rooney" w:date="2022-02-27T12:36:00Z">
            <w:rPr>
              <w:ins w:id="46" w:author="Travis Edward Rooney" w:date="2022-02-27T12:35:00Z"/>
              <w:sz w:val="22"/>
              <w:szCs w:val="22"/>
            </w:rPr>
          </w:rPrChange>
        </w:rPr>
        <w:pPrChange w:id="47" w:author="Travis Edward Rooney" w:date="2022-02-27T12:36:00Z">
          <w:pPr>
            <w:pStyle w:val="NormalWeb"/>
            <w:spacing w:before="280" w:after="280"/>
          </w:pPr>
        </w:pPrChange>
      </w:pPr>
      <w:r w:rsidRPr="00390D58">
        <w:rPr>
          <w:color w:val="000000"/>
          <w:szCs w:val="24"/>
          <w:shd w:val="clear" w:color="auto" w:fill="FFFFFF"/>
          <w:rPrChange w:id="48" w:author="Travis Edward Rooney" w:date="2022-02-27T12:36:00Z">
            <w:rPr>
              <w:sz w:val="22"/>
              <w:szCs w:val="22"/>
            </w:rPr>
          </w:rPrChange>
        </w:rPr>
        <w:t xml:space="preserve">Where value was the malting quality </w:t>
      </w:r>
      <w:r w:rsidR="00E34FFA" w:rsidRPr="00390D58">
        <w:rPr>
          <w:color w:val="000000"/>
          <w:szCs w:val="24"/>
          <w:shd w:val="clear" w:color="auto" w:fill="FFFFFF"/>
          <w:rPrChange w:id="49" w:author="Travis Edward Rooney" w:date="2022-02-27T12:36:00Z">
            <w:rPr>
              <w:sz w:val="22"/>
              <w:szCs w:val="22"/>
            </w:rPr>
          </w:rPrChange>
        </w:rPr>
        <w:t xml:space="preserve">trait </w:t>
      </w:r>
      <w:r w:rsidRPr="00390D58">
        <w:rPr>
          <w:color w:val="000000"/>
          <w:szCs w:val="24"/>
          <w:shd w:val="clear" w:color="auto" w:fill="FFFFFF"/>
          <w:rPrChange w:id="50" w:author="Travis Edward Rooney" w:date="2022-02-27T12:36:00Z">
            <w:rPr>
              <w:sz w:val="22"/>
              <w:szCs w:val="22"/>
            </w:rPr>
          </w:rPrChange>
        </w:rPr>
        <w:t xml:space="preserve">value, year, TP, year:TP, and taxa were fixed effects for the year, timepoint, year-by-timepoint interaction, and taxa </w:t>
      </w:r>
      <w:r w:rsidR="002D45CA" w:rsidRPr="00390D58">
        <w:rPr>
          <w:color w:val="000000"/>
          <w:szCs w:val="24"/>
          <w:shd w:val="clear" w:color="auto" w:fill="FFFFFF"/>
          <w:rPrChange w:id="51" w:author="Travis Edward Rooney" w:date="2022-02-27T12:36:00Z">
            <w:rPr>
              <w:sz w:val="22"/>
              <w:szCs w:val="22"/>
            </w:rPr>
          </w:rPrChange>
        </w:rPr>
        <w:t>respectively</w:t>
      </w:r>
      <w:r w:rsidRPr="00390D58">
        <w:rPr>
          <w:color w:val="000000"/>
          <w:szCs w:val="24"/>
          <w:shd w:val="clear" w:color="auto" w:fill="FFFFFF"/>
          <w:rPrChange w:id="52" w:author="Travis Edward Rooney" w:date="2022-02-27T12:36:00Z">
            <w:rPr>
              <w:sz w:val="22"/>
              <w:szCs w:val="22"/>
            </w:rPr>
          </w:rPrChange>
        </w:rPr>
        <w:t xml:space="preserve">, error was assumed to be normally distributed with variance </w:t>
      </w:r>
      <w:r w:rsidRPr="00390D58">
        <w:rPr>
          <w:color w:val="000000"/>
          <w:szCs w:val="24"/>
          <w:shd w:val="clear" w:color="auto" w:fill="FFFFFF"/>
          <w:rPrChange w:id="53" w:author="Travis Edward Rooney" w:date="2022-02-27T12:36:00Z">
            <w:rPr>
              <w:sz w:val="22"/>
              <w:szCs w:val="22"/>
            </w:rPr>
          </w:rPrChange>
        </w:rPr>
        <w:sym w:font="Symbol" w:char="F073"/>
      </w:r>
      <w:r w:rsidRPr="00390D58">
        <w:rPr>
          <w:color w:val="000000"/>
          <w:szCs w:val="24"/>
          <w:shd w:val="clear" w:color="auto" w:fill="FFFFFF"/>
          <w:rPrChange w:id="54" w:author="Travis Edward Rooney" w:date="2022-02-27T12:36:00Z">
            <w:rPr>
              <w:sz w:val="22"/>
              <w:szCs w:val="22"/>
              <w:vertAlign w:val="superscript"/>
            </w:rPr>
          </w:rPrChange>
        </w:rPr>
        <w:t>2</w:t>
      </w:r>
      <w:r w:rsidRPr="00390D58">
        <w:rPr>
          <w:color w:val="000000"/>
          <w:szCs w:val="24"/>
          <w:shd w:val="clear" w:color="auto" w:fill="FFFFFF"/>
          <w:rPrChange w:id="55" w:author="Travis Edward Rooney" w:date="2022-02-27T12:36:00Z">
            <w:rPr>
              <w:sz w:val="22"/>
              <w:szCs w:val="22"/>
              <w:vertAlign w:val="subscript"/>
            </w:rPr>
          </w:rPrChange>
        </w:rPr>
        <w:t>error</w:t>
      </w:r>
      <w:r w:rsidR="002D45CA" w:rsidRPr="00390D58">
        <w:rPr>
          <w:color w:val="000000"/>
          <w:szCs w:val="24"/>
          <w:shd w:val="clear" w:color="auto" w:fill="FFFFFF"/>
          <w:rPrChange w:id="56" w:author="Travis Edward Rooney" w:date="2022-02-27T12:36:00Z">
            <w:rPr>
              <w:sz w:val="22"/>
              <w:szCs w:val="22"/>
            </w:rPr>
          </w:rPrChange>
        </w:rPr>
        <w:t>.</w:t>
      </w:r>
      <w:r w:rsidR="00E34FFA" w:rsidRPr="00390D58">
        <w:rPr>
          <w:color w:val="000000"/>
          <w:szCs w:val="24"/>
          <w:shd w:val="clear" w:color="auto" w:fill="FFFFFF"/>
          <w:rPrChange w:id="57" w:author="Travis Edward Rooney" w:date="2022-02-27T12:36:00Z">
            <w:rPr>
              <w:sz w:val="22"/>
              <w:szCs w:val="22"/>
            </w:rPr>
          </w:rPrChange>
        </w:rPr>
        <w:t xml:space="preserve"> These effects were then used as the phenotypes in a genome wide association</w:t>
      </w:r>
      <w:ins w:id="58" w:author="Travis Edward Rooney" w:date="2022-02-27T12:33:00Z">
        <w:r w:rsidR="00E34FFA" w:rsidRPr="00390D58">
          <w:rPr>
            <w:color w:val="000000"/>
            <w:szCs w:val="24"/>
            <w:shd w:val="clear" w:color="auto" w:fill="FFFFFF"/>
            <w:rPrChange w:id="59" w:author="Travis Edward Rooney" w:date="2022-02-27T12:36:00Z">
              <w:rPr>
                <w:sz w:val="22"/>
                <w:szCs w:val="22"/>
              </w:rPr>
            </w:rPrChange>
          </w:rPr>
          <w:t xml:space="preserve"> (GW</w:t>
        </w:r>
      </w:ins>
      <w:ins w:id="60" w:author="Travis Edward Rooney" w:date="2022-02-27T12:34:00Z">
        <w:r w:rsidR="00E34FFA" w:rsidRPr="00390D58">
          <w:rPr>
            <w:color w:val="000000"/>
            <w:szCs w:val="24"/>
            <w:shd w:val="clear" w:color="auto" w:fill="FFFFFF"/>
            <w:rPrChange w:id="61" w:author="Travis Edward Rooney" w:date="2022-02-27T12:36:00Z">
              <w:rPr>
                <w:sz w:val="22"/>
                <w:szCs w:val="22"/>
              </w:rPr>
            </w:rPrChange>
          </w:rPr>
          <w:t>A)</w:t>
        </w:r>
      </w:ins>
      <w:r w:rsidR="00E34FFA" w:rsidRPr="00390D58">
        <w:rPr>
          <w:color w:val="000000"/>
          <w:szCs w:val="24"/>
          <w:shd w:val="clear" w:color="auto" w:fill="FFFFFF"/>
          <w:rPrChange w:id="62" w:author="Travis Edward Rooney" w:date="2022-02-27T12:36:00Z">
            <w:rPr>
              <w:sz w:val="22"/>
              <w:szCs w:val="22"/>
            </w:rPr>
          </w:rPrChange>
        </w:rPr>
        <w:t xml:space="preserve"> </w:t>
      </w:r>
      <w:del w:id="63" w:author="Travis Edward Rooney" w:date="2022-02-27T12:33:00Z">
        <w:r w:rsidR="00E34FFA" w:rsidRPr="00390D58" w:rsidDel="00E34FFA">
          <w:rPr>
            <w:color w:val="000000"/>
            <w:szCs w:val="24"/>
            <w:shd w:val="clear" w:color="auto" w:fill="FFFFFF"/>
            <w:rPrChange w:id="64" w:author="Travis Edward Rooney" w:date="2022-02-27T12:36:00Z">
              <w:rPr>
                <w:sz w:val="22"/>
                <w:szCs w:val="22"/>
              </w:rPr>
            </w:rPrChange>
          </w:rPr>
          <w:delText>anaylsis</w:delText>
        </w:r>
      </w:del>
      <w:ins w:id="65" w:author="Travis Edward Rooney" w:date="2022-02-27T12:33:00Z">
        <w:r w:rsidR="00E34FFA" w:rsidRPr="00390D58">
          <w:rPr>
            <w:color w:val="000000"/>
            <w:szCs w:val="24"/>
            <w:shd w:val="clear" w:color="auto" w:fill="FFFFFF"/>
            <w:rPrChange w:id="66" w:author="Travis Edward Rooney" w:date="2022-02-27T12:36:00Z">
              <w:rPr>
                <w:sz w:val="22"/>
                <w:szCs w:val="22"/>
              </w:rPr>
            </w:rPrChange>
          </w:rPr>
          <w:t>analysis</w:t>
        </w:r>
      </w:ins>
      <w:r w:rsidR="00E34FFA" w:rsidRPr="00390D58">
        <w:rPr>
          <w:color w:val="000000"/>
          <w:szCs w:val="24"/>
          <w:shd w:val="clear" w:color="auto" w:fill="FFFFFF"/>
          <w:rPrChange w:id="67" w:author="Travis Edward Rooney" w:date="2022-02-27T12:36:00Z">
            <w:rPr>
              <w:sz w:val="22"/>
              <w:szCs w:val="22"/>
            </w:rPr>
          </w:rPrChange>
        </w:rPr>
        <w:t xml:space="preserve">. </w:t>
      </w:r>
      <w:ins w:id="68" w:author="Travis Edward Rooney" w:date="2022-02-27T12:33:00Z">
        <w:r w:rsidR="00E34FFA" w:rsidRPr="00390D58">
          <w:rPr>
            <w:color w:val="000000"/>
            <w:szCs w:val="24"/>
            <w:shd w:val="clear" w:color="auto" w:fill="FFFFFF"/>
            <w:rPrChange w:id="69" w:author="Travis Edward Rooney" w:date="2022-02-27T12:36:00Z">
              <w:rPr/>
            </w:rPrChange>
          </w:rPr>
          <w:t xml:space="preserve">GWA analysis was performed within the GAPIT framework </w:t>
        </w:r>
      </w:ins>
      <w:customXmlInsRangeStart w:id="70" w:author="Travis Edward Rooney" w:date="2022-02-27T12:33:00Z"/>
      <w:sdt>
        <w:sdtPr>
          <w:rPr>
            <w:color w:val="000000"/>
            <w:szCs w:val="24"/>
            <w:shd w:val="clear" w:color="auto" w:fill="FFFFFF"/>
          </w:rPr>
          <w:tag w:val="MENDELEY_CITATION_v3_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"/>
          <w:id w:val="-1818493646"/>
          <w:placeholder>
            <w:docPart w:val="8D39C0A8DCE2034B8F93AD528C60B554"/>
          </w:placeholder>
        </w:sdtPr>
        <w:sdtEndPr/>
        <w:sdtContent>
          <w:customXmlInsRangeEnd w:id="70"/>
          <w:ins w:id="71" w:author="Travis Edward Rooney" w:date="2022-02-27T12:33:00Z">
            <w:r w:rsidR="00E34FFA" w:rsidRPr="00390D58">
              <w:rPr>
                <w:color w:val="000000"/>
                <w:szCs w:val="24"/>
                <w:shd w:val="clear" w:color="auto" w:fill="FFFFFF"/>
                <w:rPrChange w:id="72" w:author="Travis Edward Rooney" w:date="2022-02-27T12:36:00Z">
                  <w:rPr/>
                </w:rPrChange>
              </w:rPr>
              <w:t>(Lipka et al., 2012)</w:t>
            </w:r>
          </w:ins>
          <w:customXmlInsRangeStart w:id="73" w:author="Travis Edward Rooney" w:date="2022-02-27T12:33:00Z"/>
        </w:sdtContent>
      </w:sdt>
      <w:customXmlInsRangeEnd w:id="73"/>
      <w:ins w:id="74" w:author="Travis Edward Rooney" w:date="2022-02-27T12:33:00Z">
        <w:r w:rsidR="00E34FFA" w:rsidRPr="00390D58">
          <w:rPr>
            <w:color w:val="000000"/>
            <w:szCs w:val="24"/>
            <w:shd w:val="clear" w:color="auto" w:fill="FFFFFF"/>
            <w:rPrChange w:id="75" w:author="Travis Edward Rooney" w:date="2022-02-27T12:36:00Z">
              <w:rPr/>
            </w:rPrChange>
          </w:rPr>
          <w:t xml:space="preserve"> with multiple locus mixed model (MLMM) </w:t>
        </w:r>
      </w:ins>
      <w:customXmlInsRangeStart w:id="76" w:author="Travis Edward Rooney" w:date="2022-02-27T12:33:00Z"/>
      <w:sdt>
        <w:sdtPr>
          <w:rPr>
            <w:color w:val="000000"/>
            <w:szCs w:val="24"/>
            <w:shd w:val="clear" w:color="auto" w:fill="FFFFFF"/>
          </w:rPr>
          <w:tag w:val="MENDELEY_CITATION_v3_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"/>
          <w:id w:val="688564946"/>
          <w:placeholder>
            <w:docPart w:val="8D39C0A8DCE2034B8F93AD528C60B554"/>
          </w:placeholder>
        </w:sdtPr>
        <w:sdtEndPr/>
        <w:sdtContent>
          <w:customXmlInsRangeEnd w:id="76"/>
          <w:ins w:id="77" w:author="Travis Edward Rooney" w:date="2022-02-27T12:33:00Z">
            <w:r w:rsidR="00E34FFA" w:rsidRPr="00390D58">
              <w:rPr>
                <w:color w:val="000000"/>
                <w:szCs w:val="24"/>
                <w:shd w:val="clear" w:color="auto" w:fill="FFFFFF"/>
                <w:rPrChange w:id="78" w:author="Travis Edward Rooney" w:date="2022-02-27T12:36:00Z">
                  <w:rPr/>
                </w:rPrChange>
              </w:rPr>
              <w:t>(Segura et al., 2012)</w:t>
            </w:r>
          </w:ins>
          <w:customXmlInsRangeStart w:id="79" w:author="Travis Edward Rooney" w:date="2022-02-27T12:33:00Z"/>
        </w:sdtContent>
      </w:sdt>
      <w:customXmlInsRangeEnd w:id="79"/>
      <w:ins w:id="80" w:author="Travis Edward Rooney" w:date="2022-02-27T12:33:00Z">
        <w:r w:rsidR="00E34FFA" w:rsidRPr="00390D58">
          <w:rPr>
            <w:color w:val="000000"/>
            <w:szCs w:val="24"/>
            <w:shd w:val="clear" w:color="auto" w:fill="FFFFFF"/>
            <w:rPrChange w:id="81" w:author="Travis Edward Rooney" w:date="2022-02-27T12:36:00Z">
              <w:rPr/>
            </w:rPrChange>
          </w:rPr>
          <w:t xml:space="preserve">. The MLMM model includes highly significant markers as fixed effects within the model in a forward backward stepwise regression, which can allow for the identification of multiple factors in close physical proximity to be distinguished easily. Two </w:t>
        </w:r>
      </w:ins>
      <w:ins w:id="82" w:author="Travis Edward Rooney" w:date="2022-02-27T12:34:00Z">
        <w:r w:rsidR="00E34FFA" w:rsidRPr="00390D58">
          <w:rPr>
            <w:color w:val="000000"/>
            <w:szCs w:val="24"/>
            <w:shd w:val="clear" w:color="auto" w:fill="FFFFFF"/>
            <w:rPrChange w:id="83" w:author="Travis Edward Rooney" w:date="2022-02-27T12:36:00Z">
              <w:rPr>
                <w:sz w:val="22"/>
                <w:szCs w:val="22"/>
              </w:rPr>
            </w:rPrChange>
          </w:rPr>
          <w:t>principal</w:t>
        </w:r>
      </w:ins>
      <w:ins w:id="84" w:author="Travis Edward Rooney" w:date="2022-02-27T12:33:00Z">
        <w:r w:rsidR="00E34FFA" w:rsidRPr="00390D58">
          <w:rPr>
            <w:color w:val="000000"/>
            <w:szCs w:val="24"/>
            <w:shd w:val="clear" w:color="auto" w:fill="FFFFFF"/>
            <w:rPrChange w:id="85" w:author="Travis Edward Rooney" w:date="2022-02-27T12:36:00Z">
              <w:rPr/>
            </w:rPrChange>
          </w:rPr>
          <w:t xml:space="preserve"> components from eigen value decomposition of the relationship matrix were used as fixed effects in the model to account for population structure and kinship was used as a random effect to account for relatedness.  A significance threshold of p-value &lt; 5E-5 was used. </w:t>
        </w:r>
      </w:ins>
    </w:p>
    <w:p w14:paraId="645F7E7D" w14:textId="77777777" w:rsidR="00390D58" w:rsidRPr="00943BAD" w:rsidRDefault="00390D58" w:rsidP="00390D58">
      <w:pPr>
        <w:pStyle w:val="Authors"/>
        <w:spacing w:line="276" w:lineRule="auto"/>
        <w:jc w:val="left"/>
        <w:rPr>
          <w:ins w:id="86" w:author="Travis Edward Rooney" w:date="2022-02-27T12:35:00Z"/>
          <w:i/>
          <w:color w:val="000000"/>
          <w:szCs w:val="24"/>
          <w:shd w:val="clear" w:color="auto" w:fill="FFFFFF"/>
        </w:rPr>
      </w:pPr>
      <w:ins w:id="87" w:author="Travis Edward Rooney" w:date="2022-02-27T12:35:00Z">
        <w:r>
          <w:rPr>
            <w:i/>
            <w:color w:val="000000"/>
            <w:szCs w:val="24"/>
            <w:shd w:val="clear" w:color="auto" w:fill="FFFFFF"/>
          </w:rPr>
          <w:t>Genetic</w:t>
        </w:r>
        <w:r w:rsidRPr="00943BAD">
          <w:rPr>
            <w:i/>
            <w:color w:val="000000"/>
            <w:szCs w:val="24"/>
            <w:shd w:val="clear" w:color="auto" w:fill="FFFFFF"/>
          </w:rPr>
          <w:t xml:space="preserve"> correlations</w:t>
        </w:r>
      </w:ins>
    </w:p>
    <w:p w14:paraId="3E846E5B" w14:textId="0CC088D9" w:rsidR="00390D58" w:rsidRDefault="00390D58" w:rsidP="00390D58">
      <w:pPr>
        <w:pStyle w:val="Authors"/>
        <w:spacing w:line="276" w:lineRule="auto"/>
        <w:jc w:val="left"/>
        <w:rPr>
          <w:ins w:id="88" w:author="Travis Edward Rooney" w:date="2022-02-27T12:35:00Z"/>
          <w:color w:val="000000"/>
          <w:szCs w:val="24"/>
          <w:shd w:val="clear" w:color="auto" w:fill="FFFFFF"/>
        </w:rPr>
      </w:pPr>
      <w:ins w:id="89" w:author="Travis Edward Rooney" w:date="2022-02-27T12:35:00Z">
        <w:r>
          <w:rPr>
            <w:color w:val="000000"/>
            <w:szCs w:val="24"/>
            <w:shd w:val="clear" w:color="auto" w:fill="FFFFFF"/>
          </w:rPr>
          <w:t>Genetic correlations of GI at 5 days post PM (GI TP1) and at the times of malting (TP4 and TP6) to the malting quality traits were calculated using bivariate mixed models. Plot level means (means of all technical replicates</w:t>
        </w:r>
      </w:ins>
      <w:ins w:id="90" w:author="Travis Edward Rooney" w:date="2022-02-27T12:36:00Z">
        <w:r>
          <w:rPr>
            <w:color w:val="000000"/>
            <w:szCs w:val="24"/>
            <w:shd w:val="clear" w:color="auto" w:fill="FFFFFF"/>
          </w:rPr>
          <w:t xml:space="preserve"> for a plot</w:t>
        </w:r>
      </w:ins>
      <w:ins w:id="91" w:author="Travis Edward Rooney" w:date="2022-02-27T12:35:00Z">
        <w:r>
          <w:rPr>
            <w:color w:val="000000"/>
            <w:szCs w:val="24"/>
            <w:shd w:val="clear" w:color="auto" w:fill="FFFFFF"/>
          </w:rPr>
          <w:t>) were always used as the input to these models to allow for paired observations. All models were of the form</w:t>
        </w:r>
      </w:ins>
    </w:p>
    <w:p w14:paraId="798A76F1" w14:textId="7038EF60" w:rsidR="00390D58" w:rsidRDefault="00390D58">
      <w:pPr>
        <w:pStyle w:val="Authors"/>
        <w:spacing w:line="276" w:lineRule="auto"/>
        <w:rPr>
          <w:ins w:id="92" w:author="Travis Edward Rooney" w:date="2022-02-27T12:35:00Z"/>
          <w:color w:val="000000"/>
          <w:szCs w:val="24"/>
          <w:shd w:val="clear" w:color="auto" w:fill="FFFFFF"/>
        </w:rPr>
        <w:pPrChange w:id="93" w:author="Travis Edward Rooney" w:date="2022-02-27T12:37:00Z">
          <w:pPr>
            <w:pStyle w:val="Authors"/>
            <w:spacing w:line="276" w:lineRule="auto"/>
            <w:jc w:val="left"/>
          </w:pPr>
        </w:pPrChange>
      </w:pPr>
      <m:oMathPara>
        <m:oMath>
          <m:r>
            <w:ins w:id="94" w:author="Travis Edward Rooney" w:date="2022-02-27T12:35:00Z">
              <w:rPr>
                <w:rFonts w:ascii="Cambria Math" w:hAnsi="Cambria Math"/>
                <w:color w:val="000000"/>
                <w:szCs w:val="24"/>
                <w:shd w:val="clear" w:color="auto" w:fill="FFFFFF"/>
              </w:rPr>
              <m:t>value1,value2 ~year+taxa+error</m:t>
            </w:ins>
          </m:r>
        </m:oMath>
      </m:oMathPara>
    </w:p>
    <w:p w14:paraId="5001EC3E" w14:textId="38823E1C" w:rsidR="00390D58" w:rsidRDefault="00390D58" w:rsidP="00390D58">
      <w:pPr>
        <w:pStyle w:val="Authors"/>
        <w:spacing w:line="276" w:lineRule="auto"/>
        <w:jc w:val="left"/>
        <w:rPr>
          <w:ins w:id="95" w:author="Travis Edward Rooney" w:date="2022-02-27T12:38:00Z"/>
          <w:color w:val="000000"/>
          <w:szCs w:val="24"/>
          <w:shd w:val="clear" w:color="auto" w:fill="FFFFFF"/>
        </w:rPr>
      </w:pPr>
      <w:ins w:id="96" w:author="Travis Edward Rooney" w:date="2022-02-27T12:35:00Z">
        <w:r>
          <w:rPr>
            <w:color w:val="000000"/>
            <w:szCs w:val="24"/>
            <w:shd w:val="clear" w:color="auto" w:fill="FFFFFF"/>
          </w:rPr>
          <w:t>Where value1, value2 correspond to the paired plot level observations of traits one</w:t>
        </w:r>
      </w:ins>
      <w:ins w:id="97" w:author="Travis Edward Rooney" w:date="2022-02-27T12:36:00Z">
        <w:r>
          <w:rPr>
            <w:color w:val="000000"/>
            <w:szCs w:val="24"/>
            <w:shd w:val="clear" w:color="auto" w:fill="FFFFFF"/>
          </w:rPr>
          <w:t xml:space="preserve"> (malting qu</w:t>
        </w:r>
      </w:ins>
      <w:ins w:id="98" w:author="Travis Edward Rooney" w:date="2022-02-27T12:37:00Z">
        <w:r>
          <w:rPr>
            <w:color w:val="000000"/>
            <w:szCs w:val="24"/>
            <w:shd w:val="clear" w:color="auto" w:fill="FFFFFF"/>
          </w:rPr>
          <w:t>ality trait)</w:t>
        </w:r>
      </w:ins>
      <w:ins w:id="99" w:author="Travis Edward Rooney" w:date="2022-02-27T12:35:00Z">
        <w:r>
          <w:rPr>
            <w:color w:val="000000"/>
            <w:szCs w:val="24"/>
            <w:shd w:val="clear" w:color="auto" w:fill="FFFFFF"/>
          </w:rPr>
          <w:t xml:space="preserve"> and two</w:t>
        </w:r>
      </w:ins>
      <w:ins w:id="100" w:author="Travis Edward Rooney" w:date="2022-02-27T12:37:00Z">
        <w:r>
          <w:rPr>
            <w:color w:val="000000"/>
            <w:szCs w:val="24"/>
            <w:shd w:val="clear" w:color="auto" w:fill="FFFFFF"/>
          </w:rPr>
          <w:t xml:space="preserve"> (germination trait)</w:t>
        </w:r>
      </w:ins>
      <w:ins w:id="101" w:author="Travis Edward Rooney" w:date="2022-02-27T12:35:00Z">
        <w:r>
          <w:rPr>
            <w:color w:val="000000"/>
            <w:szCs w:val="24"/>
            <w:shd w:val="clear" w:color="auto" w:fill="FFFFFF"/>
          </w:rPr>
          <w:t xml:space="preserve">. Year was a fixed effect for that factor per trait, and taxa was a random effect with a </w:t>
        </w:r>
        <w:r w:rsidRPr="00310550">
          <w:rPr>
            <w:color w:val="000000"/>
            <w:szCs w:val="24"/>
            <w:shd w:val="clear" w:color="auto" w:fill="FFFFFF"/>
          </w:rPr>
          <w:t>general heterogeneous correlation</w:t>
        </w:r>
        <w:r>
          <w:rPr>
            <w:color w:val="000000"/>
            <w:szCs w:val="24"/>
            <w:shd w:val="clear" w:color="auto" w:fill="FFFFFF"/>
          </w:rPr>
          <w:t xml:space="preserve"> or</w:t>
        </w:r>
        <w:r w:rsidRPr="00310550">
          <w:rPr>
            <w:color w:val="000000"/>
            <w:szCs w:val="24"/>
            <w:shd w:val="clear" w:color="auto" w:fill="FFFFFF"/>
          </w:rPr>
          <w:t xml:space="preserve"> </w:t>
        </w:r>
        <w:r>
          <w:rPr>
            <w:color w:val="000000"/>
            <w:szCs w:val="24"/>
            <w:shd w:val="clear" w:color="auto" w:fill="FFFFFF"/>
          </w:rPr>
          <w:t>co</w:t>
        </w:r>
        <w:r w:rsidRPr="00310550">
          <w:rPr>
            <w:color w:val="000000"/>
            <w:szCs w:val="24"/>
            <w:shd w:val="clear" w:color="auto" w:fill="FFFFFF"/>
          </w:rPr>
          <w:t>variance structure</w:t>
        </w:r>
        <w:r>
          <w:rPr>
            <w:color w:val="000000"/>
            <w:szCs w:val="24"/>
            <w:shd w:val="clear" w:color="auto" w:fill="FFFFFF"/>
          </w:rPr>
          <w:t xml:space="preserve">, with the variances of each trait along the diagonal of the matrix and the correlations or the covariances between each trait on the </w:t>
        </w:r>
      </w:ins>
      <w:ins w:id="102" w:author="Travis Edward Rooney" w:date="2022-02-27T12:37:00Z">
        <w:r>
          <w:rPr>
            <w:color w:val="000000"/>
            <w:szCs w:val="24"/>
            <w:shd w:val="clear" w:color="auto" w:fill="FFFFFF"/>
          </w:rPr>
          <w:t>off diagonal</w:t>
        </w:r>
      </w:ins>
      <w:ins w:id="103" w:author="Travis Edward Rooney" w:date="2022-02-27T12:35:00Z">
        <w:r>
          <w:rPr>
            <w:color w:val="000000"/>
            <w:szCs w:val="24"/>
            <w:shd w:val="clear" w:color="auto" w:fill="FFFFFF"/>
          </w:rPr>
          <w:t xml:space="preserve">. </w:t>
        </w:r>
      </w:ins>
      <w:ins w:id="104" w:author="Travis Edward Rooney" w:date="2022-02-27T12:38:00Z">
        <w:r>
          <w:rPr>
            <w:color w:val="000000"/>
            <w:szCs w:val="24"/>
            <w:shd w:val="clear" w:color="auto" w:fill="FFFFFF"/>
          </w:rPr>
          <w:t>The model</w:t>
        </w:r>
      </w:ins>
      <w:ins w:id="105" w:author="Travis Edward Rooney" w:date="2022-02-27T12:35:00Z">
        <w:r>
          <w:rPr>
            <w:color w:val="000000"/>
            <w:szCs w:val="24"/>
            <w:shd w:val="clear" w:color="auto" w:fill="FFFFFF"/>
          </w:rPr>
          <w:t xml:space="preserve"> was compared to an equivalent model with a diagonal variance structure (assuming no correlations between traits) for the taxa effect with a likelihood ratio test to assess improvements in model fit, and hence significance of correlation. </w:t>
        </w:r>
        <w:r w:rsidRPr="00AA5248">
          <w:rPr>
            <w:i/>
            <w:color w:val="000000"/>
            <w:szCs w:val="24"/>
            <w:shd w:val="clear" w:color="auto" w:fill="FFFFFF"/>
          </w:rPr>
          <w:t>HvMKK3</w:t>
        </w:r>
        <w:r>
          <w:rPr>
            <w:color w:val="000000"/>
            <w:szCs w:val="24"/>
            <w:shd w:val="clear" w:color="auto" w:fill="FFFFFF"/>
          </w:rPr>
          <w:t xml:space="preserve"> has shown to be strongly associated with differences in germination phenotype. Large effect loci have been shown to lead to changes in marker effects genome wide therefore all correlations were also calculated on a per </w:t>
        </w:r>
        <w:r w:rsidRPr="00AA5248">
          <w:rPr>
            <w:i/>
            <w:color w:val="000000"/>
            <w:szCs w:val="24"/>
            <w:shd w:val="clear" w:color="auto" w:fill="FFFFFF"/>
          </w:rPr>
          <w:t>HvMKK3</w:t>
        </w:r>
        <w:r>
          <w:rPr>
            <w:color w:val="000000"/>
            <w:szCs w:val="24"/>
            <w:shd w:val="clear" w:color="auto" w:fill="FFFFFF"/>
          </w:rPr>
          <w:t xml:space="preserve"> allele basis. This analysis was performed within ASReml-R </w:t>
        </w:r>
      </w:ins>
      <w:customXmlInsRangeStart w:id="106" w:author="Travis Edward Rooney" w:date="2022-02-27T12:35:00Z"/>
      <w:sdt>
        <w:sdtPr>
          <w:rPr>
            <w:color w:val="000000"/>
            <w:szCs w:val="24"/>
            <w:shd w:val="clear" w:color="auto" w:fill="FFFFFF"/>
          </w:rPr>
          <w:tag w:val="MENDELEY_CITATION_v3_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"/>
          <w:id w:val="1584411530"/>
          <w:placeholder>
            <w:docPart w:val="325FF8684768E843827964C2D350DA6F"/>
          </w:placeholder>
        </w:sdtPr>
        <w:sdtEndPr/>
        <w:sdtContent>
          <w:customXmlInsRangeEnd w:id="106"/>
          <w:ins w:id="107" w:author="Travis Edward Rooney" w:date="2022-02-27T12:35:00Z">
            <w:r w:rsidRPr="0033193B">
              <w:rPr>
                <w:color w:val="000000"/>
                <w:szCs w:val="24"/>
                <w:shd w:val="clear" w:color="auto" w:fill="FFFFFF"/>
              </w:rPr>
              <w:t>(Butler et al., 2018)</w:t>
            </w:r>
          </w:ins>
          <w:customXmlInsRangeStart w:id="108" w:author="Travis Edward Rooney" w:date="2022-02-27T12:35:00Z"/>
        </w:sdtContent>
      </w:sdt>
      <w:customXmlInsRangeEnd w:id="108"/>
      <w:ins w:id="109" w:author="Travis Edward Rooney" w:date="2022-02-27T12:35:00Z">
        <w:r>
          <w:rPr>
            <w:color w:val="000000"/>
            <w:szCs w:val="24"/>
            <w:shd w:val="clear" w:color="auto" w:fill="FFFFFF"/>
          </w:rPr>
          <w:t>. For BG, any plot level estimates &gt;900 ppm were excluded from the analysis.</w:t>
        </w:r>
      </w:ins>
    </w:p>
    <w:p w14:paraId="77959741" w14:textId="1E90D3C1" w:rsidR="00390D58" w:rsidRDefault="004F306D" w:rsidP="00390D58">
      <w:pPr>
        <w:pStyle w:val="Authors"/>
        <w:spacing w:line="276" w:lineRule="auto"/>
        <w:jc w:val="left"/>
        <w:rPr>
          <w:ins w:id="110" w:author="Travis Edward Rooney" w:date="2022-02-27T13:53:00Z"/>
          <w:b/>
          <w:bCs/>
          <w:color w:val="000000"/>
          <w:szCs w:val="24"/>
          <w:u w:val="single"/>
          <w:shd w:val="clear" w:color="auto" w:fill="FFFFFF"/>
        </w:rPr>
      </w:pPr>
      <w:ins w:id="111" w:author="Travis Edward Rooney" w:date="2022-02-27T12:39:00Z">
        <w:r w:rsidRPr="00872D56">
          <w:rPr>
            <w:b/>
            <w:bCs/>
            <w:color w:val="000000"/>
            <w:szCs w:val="24"/>
            <w:u w:val="single"/>
            <w:shd w:val="clear" w:color="auto" w:fill="FFFFFF"/>
            <w:rPrChange w:id="112" w:author="Travis Edward Rooney" w:date="2022-02-27T13:07:00Z">
              <w:rPr>
                <w:b/>
                <w:bCs/>
                <w:color w:val="000000"/>
                <w:szCs w:val="24"/>
                <w:shd w:val="clear" w:color="auto" w:fill="FFFFFF"/>
              </w:rPr>
            </w:rPrChange>
          </w:rPr>
          <w:t>Results</w:t>
        </w:r>
      </w:ins>
    </w:p>
    <w:p w14:paraId="351848D6" w14:textId="70E2A093" w:rsidR="00272347" w:rsidRPr="00272347" w:rsidRDefault="00272347" w:rsidP="00390D58">
      <w:pPr>
        <w:pStyle w:val="Authors"/>
        <w:spacing w:line="276" w:lineRule="auto"/>
        <w:jc w:val="left"/>
        <w:rPr>
          <w:ins w:id="113" w:author="Travis Edward Rooney" w:date="2022-02-27T12:45:00Z"/>
          <w:i/>
          <w:iCs/>
          <w:color w:val="000000"/>
          <w:szCs w:val="24"/>
          <w:shd w:val="clear" w:color="auto" w:fill="FFFFFF"/>
          <w:rPrChange w:id="114" w:author="Travis Edward Rooney" w:date="2022-02-27T13:53:00Z">
            <w:rPr>
              <w:ins w:id="115" w:author="Travis Edward Rooney" w:date="2022-02-27T12:45:00Z"/>
              <w:b/>
              <w:bCs/>
              <w:color w:val="000000"/>
              <w:szCs w:val="24"/>
              <w:shd w:val="clear" w:color="auto" w:fill="FFFFFF"/>
            </w:rPr>
          </w:rPrChange>
        </w:rPr>
      </w:pPr>
      <w:ins w:id="116" w:author="Travis Edward Rooney" w:date="2022-02-27T13:53:00Z">
        <w:r>
          <w:rPr>
            <w:i/>
            <w:iCs/>
            <w:color w:val="000000"/>
            <w:szCs w:val="24"/>
            <w:shd w:val="clear" w:color="auto" w:fill="FFFFFF"/>
          </w:rPr>
          <w:t>GWA</w:t>
        </w:r>
      </w:ins>
    </w:p>
    <w:p w14:paraId="73F433BC" w14:textId="6A68F8C9" w:rsidR="00390D58" w:rsidRPr="00872D56" w:rsidRDefault="00202D0D">
      <w:pPr>
        <w:pStyle w:val="Authors"/>
        <w:spacing w:line="276" w:lineRule="auto"/>
        <w:jc w:val="left"/>
        <w:rPr>
          <w:ins w:id="117" w:author="Travis Edward Rooney" w:date="2022-02-27T12:33:00Z"/>
          <w:color w:val="000000"/>
          <w:shd w:val="clear" w:color="auto" w:fill="FFFFFF"/>
          <w:rPrChange w:id="118" w:author="Travis Edward Rooney" w:date="2022-02-27T13:07:00Z">
            <w:rPr>
              <w:ins w:id="119" w:author="Travis Edward Rooney" w:date="2022-02-27T12:33:00Z"/>
            </w:rPr>
          </w:rPrChange>
        </w:rPr>
        <w:pPrChange w:id="120" w:author="Travis Edward Rooney" w:date="2022-02-27T13:07:00Z">
          <w:pPr>
            <w:pStyle w:val="NormalWeb"/>
            <w:spacing w:before="280" w:after="280"/>
          </w:pPr>
        </w:pPrChange>
      </w:pPr>
      <w:ins w:id="121" w:author="Travis Edward Rooney" w:date="2022-02-27T12:52:00Z">
        <w:r>
          <w:rPr>
            <w:color w:val="000000"/>
            <w:szCs w:val="24"/>
            <w:shd w:val="clear" w:color="auto" w:fill="FFFFFF"/>
          </w:rPr>
          <w:t xml:space="preserve">Table </w:t>
        </w:r>
        <w:r w:rsidRPr="00872D56">
          <w:rPr>
            <w:color w:val="000000"/>
            <w:szCs w:val="24"/>
            <w:shd w:val="clear" w:color="auto" w:fill="FFFFFF"/>
          </w:rPr>
          <w:t>2</w:t>
        </w:r>
        <w:r>
          <w:rPr>
            <w:color w:val="000000"/>
            <w:szCs w:val="24"/>
            <w:shd w:val="clear" w:color="auto" w:fill="FFFFFF"/>
          </w:rPr>
          <w:t xml:space="preserve"> shows the significant marker trait associations (MTA) </w:t>
        </w:r>
      </w:ins>
      <w:ins w:id="122" w:author="Travis Edward Rooney" w:date="2022-02-27T13:04:00Z">
        <w:r w:rsidR="00872D56" w:rsidRPr="00872D56">
          <w:rPr>
            <w:color w:val="000000"/>
            <w:szCs w:val="24"/>
            <w:shd w:val="clear" w:color="auto" w:fill="FFFFFF"/>
          </w:rPr>
          <w:t xml:space="preserve">for the malting </w:t>
        </w:r>
      </w:ins>
      <w:ins w:id="123" w:author="Travis Edward Rooney" w:date="2022-02-27T13:05:00Z">
        <w:r w:rsidR="00872D56" w:rsidRPr="00872D56">
          <w:rPr>
            <w:color w:val="000000"/>
            <w:szCs w:val="24"/>
            <w:shd w:val="clear" w:color="auto" w:fill="FFFFFF"/>
          </w:rPr>
          <w:t xml:space="preserve">quality traits. </w:t>
        </w:r>
      </w:ins>
      <w:ins w:id="124" w:author="Travis Edward Rooney" w:date="2022-02-27T12:52:00Z">
        <w:r>
          <w:rPr>
            <w:color w:val="000000"/>
            <w:szCs w:val="24"/>
            <w:shd w:val="clear" w:color="auto" w:fill="FFFFFF"/>
          </w:rPr>
          <w:t xml:space="preserve">AA was most strongly associated with MKK3_E165Q, as was FAN. SP was also strongly associated with a marker in the </w:t>
        </w:r>
        <w:r w:rsidRPr="00872D56">
          <w:rPr>
            <w:color w:val="000000"/>
            <w:szCs w:val="24"/>
            <w:shd w:val="clear" w:color="auto" w:fill="FFFFFF"/>
            <w:rPrChange w:id="125" w:author="Travis Edward Rooney" w:date="2022-02-27T13:07:00Z">
              <w:rPr>
                <w:i/>
                <w:color w:val="000000"/>
                <w:shd w:val="clear" w:color="auto" w:fill="FFFFFF"/>
              </w:rPr>
            </w:rPrChange>
          </w:rPr>
          <w:t>SD2</w:t>
        </w:r>
        <w:r w:rsidRPr="00872D56">
          <w:rPr>
            <w:color w:val="000000"/>
            <w:szCs w:val="24"/>
            <w:shd w:val="clear" w:color="auto" w:fill="FFFFFF"/>
            <w:rPrChange w:id="126" w:author="Travis Edward Rooney" w:date="2022-02-27T13:07:00Z">
              <w:rPr/>
            </w:rPrChange>
          </w:rPr>
          <w:t xml:space="preserve"> region approximately 7 Mbp proximal to the </w:t>
        </w:r>
        <w:r w:rsidRPr="00872D56">
          <w:rPr>
            <w:color w:val="000000"/>
            <w:szCs w:val="24"/>
            <w:shd w:val="clear" w:color="auto" w:fill="FFFFFF"/>
            <w:rPrChange w:id="127" w:author="Travis Edward Rooney" w:date="2022-02-27T13:07:00Z">
              <w:rPr>
                <w:i/>
              </w:rPr>
            </w:rPrChange>
          </w:rPr>
          <w:t>HvMKK3</w:t>
        </w:r>
        <w:r w:rsidRPr="00872D56">
          <w:rPr>
            <w:color w:val="000000"/>
            <w:szCs w:val="24"/>
            <w:shd w:val="clear" w:color="auto" w:fill="FFFFFF"/>
            <w:rPrChange w:id="128" w:author="Travis Edward Rooney" w:date="2022-02-27T13:07:00Z">
              <w:rPr/>
            </w:rPrChange>
          </w:rPr>
          <w:t>. This SNP was in moderate LD (correlation = -.76) with MKK3_E165Q and was lowly</w:t>
        </w:r>
      </w:ins>
      <w:ins w:id="129" w:author="Travis Edward Rooney" w:date="2022-02-27T13:06:00Z">
        <w:r w:rsidR="00872D56" w:rsidRPr="00872D56">
          <w:rPr>
            <w:color w:val="000000"/>
            <w:szCs w:val="24"/>
            <w:shd w:val="clear" w:color="auto" w:fill="FFFFFF"/>
            <w:rPrChange w:id="130" w:author="Travis Edward Rooney" w:date="2022-02-27T13:07:00Z">
              <w:rPr/>
            </w:rPrChange>
          </w:rPr>
          <w:t xml:space="preserve"> to moderately</w:t>
        </w:r>
      </w:ins>
      <w:ins w:id="131" w:author="Travis Edward Rooney" w:date="2022-02-27T12:52:00Z">
        <w:r w:rsidRPr="00872D56">
          <w:rPr>
            <w:color w:val="000000"/>
            <w:szCs w:val="24"/>
            <w:shd w:val="clear" w:color="auto" w:fill="FFFFFF"/>
            <w:rPrChange w:id="132" w:author="Travis Edward Rooney" w:date="2022-02-27T13:07:00Z">
              <w:rPr/>
            </w:rPrChange>
          </w:rPr>
          <w:t xml:space="preserve"> correlated to the other alleles of </w:t>
        </w:r>
        <w:r w:rsidRPr="00872D56">
          <w:rPr>
            <w:color w:val="000000"/>
            <w:szCs w:val="24"/>
            <w:shd w:val="clear" w:color="auto" w:fill="FFFFFF"/>
            <w:rPrChange w:id="133" w:author="Travis Edward Rooney" w:date="2022-02-27T13:07:00Z">
              <w:rPr>
                <w:i/>
              </w:rPr>
            </w:rPrChange>
          </w:rPr>
          <w:t xml:space="preserve">HvMKK3 </w:t>
        </w:r>
        <w:r w:rsidRPr="00872D56">
          <w:rPr>
            <w:color w:val="000000"/>
            <w:szCs w:val="24"/>
            <w:shd w:val="clear" w:color="auto" w:fill="FFFFFF"/>
            <w:rPrChange w:id="134" w:author="Travis Edward Rooney" w:date="2022-02-27T13:07:00Z">
              <w:rPr/>
            </w:rPrChange>
          </w:rPr>
          <w:t>(MKK3</w:t>
        </w:r>
        <w:r w:rsidRPr="00872D56">
          <w:rPr>
            <w:color w:val="000000"/>
            <w:szCs w:val="24"/>
            <w:shd w:val="clear" w:color="auto" w:fill="FFFFFF"/>
            <w:rPrChange w:id="135" w:author="Travis Edward Rooney" w:date="2022-02-27T13:07:00Z">
              <w:rPr>
                <w:vertAlign w:val="subscript"/>
              </w:rPr>
            </w:rPrChange>
          </w:rPr>
          <w:t>D</w:t>
        </w:r>
        <w:r w:rsidRPr="00872D56">
          <w:rPr>
            <w:color w:val="000000"/>
            <w:szCs w:val="24"/>
            <w:shd w:val="clear" w:color="auto" w:fill="FFFFFF"/>
            <w:rPrChange w:id="136" w:author="Travis Edward Rooney" w:date="2022-02-27T13:07:00Z">
              <w:rPr/>
            </w:rPrChange>
          </w:rPr>
          <w:t>:  -0.07, MKK3</w:t>
        </w:r>
        <w:r w:rsidRPr="00872D56">
          <w:rPr>
            <w:color w:val="000000"/>
            <w:szCs w:val="24"/>
            <w:shd w:val="clear" w:color="auto" w:fill="FFFFFF"/>
            <w:rPrChange w:id="137" w:author="Travis Edward Rooney" w:date="2022-02-27T13:07:00Z">
              <w:rPr>
                <w:vertAlign w:val="subscript"/>
              </w:rPr>
            </w:rPrChange>
          </w:rPr>
          <w:t>N</w:t>
        </w:r>
        <w:r w:rsidRPr="00872D56">
          <w:rPr>
            <w:color w:val="000000"/>
            <w:szCs w:val="24"/>
            <w:shd w:val="clear" w:color="auto" w:fill="FFFFFF"/>
            <w:rPrChange w:id="138" w:author="Travis Edward Rooney" w:date="2022-02-27T13:07:00Z">
              <w:rPr/>
            </w:rPrChange>
          </w:rPr>
          <w:t xml:space="preserve">: -0.56). Traits BG, DP, FAN, and SP were associated with a region on Chromosome 6H. All significant markers in the region were in high LD (correlation&gt;0.94). AA was associated with a different region </w:t>
        </w:r>
        <w:r w:rsidRPr="00872D56">
          <w:rPr>
            <w:color w:val="000000"/>
            <w:szCs w:val="24"/>
            <w:shd w:val="clear" w:color="auto" w:fill="FFFFFF"/>
            <w:rPrChange w:id="139" w:author="Travis Edward Rooney" w:date="2022-02-27T13:07:00Z">
              <w:rPr/>
            </w:rPrChange>
          </w:rPr>
          <w:lastRenderedPageBreak/>
          <w:t>on Chr6H. FAN was associated with one marker near the distal end of Chr7H, and SP was associated with a region near the distal end of Chr1H.</w:t>
        </w:r>
      </w:ins>
    </w:p>
    <w:p w14:paraId="41FB1C72" w14:textId="21C4308A" w:rsidR="00FF50A4" w:rsidRPr="00872D56" w:rsidRDefault="00FF50A4">
      <w:pPr>
        <w:pStyle w:val="Authors"/>
        <w:spacing w:line="276" w:lineRule="auto"/>
        <w:jc w:val="left"/>
        <w:rPr>
          <w:color w:val="000000"/>
          <w:szCs w:val="24"/>
          <w:shd w:val="clear" w:color="auto" w:fill="FFFFFF"/>
          <w:rPrChange w:id="140" w:author="Travis Edward Rooney" w:date="2022-02-27T13:07:00Z">
            <w:rPr>
              <w:b/>
              <w:bCs/>
              <w:sz w:val="22"/>
              <w:szCs w:val="22"/>
              <w:u w:val="single"/>
            </w:rPr>
          </w:rPrChange>
        </w:rPr>
        <w:pPrChange w:id="141" w:author="Travis Edward Rooney" w:date="2022-02-27T13:07:00Z">
          <w:pPr>
            <w:pStyle w:val="NormalWeb"/>
            <w:spacing w:before="280" w:after="280"/>
          </w:pPr>
        </w:pPrChange>
      </w:pPr>
    </w:p>
    <w:p w14:paraId="237C198A" w14:textId="4EA91A7B" w:rsidR="00202D0D" w:rsidRPr="00202D0D" w:rsidRDefault="0005150A" w:rsidP="004D673D">
      <w:pPr>
        <w:pStyle w:val="NormalWeb"/>
        <w:spacing w:before="280" w:after="280"/>
        <w:rPr>
          <w:ins w:id="142" w:author="Travis Edward Rooney" w:date="2022-02-27T12:54:00Z"/>
          <w:sz w:val="22"/>
          <w:szCs w:val="22"/>
          <w:rPrChange w:id="143" w:author="Travis Edward Rooney" w:date="2022-02-27T12:56:00Z">
            <w:rPr>
              <w:ins w:id="144" w:author="Travis Edward Rooney" w:date="2022-02-27T12:54:00Z"/>
              <w:b/>
              <w:bCs/>
              <w:sz w:val="22"/>
              <w:szCs w:val="22"/>
              <w:u w:val="single"/>
            </w:rPr>
          </w:rPrChange>
        </w:rPr>
      </w:pPr>
      <w:del w:id="145" w:author="Travis Edward Rooney" w:date="2022-02-27T12:56:00Z">
        <w:r w:rsidRPr="0005150A" w:rsidDel="00202D0D">
          <w:rPr>
            <w:b/>
            <w:bCs/>
            <w:sz w:val="22"/>
            <w:szCs w:val="22"/>
            <w:u w:val="single"/>
            <w:rPrChange w:id="146" w:author="Travis Edward Rooney" w:date="2022-02-27T12:00:00Z">
              <w:rPr>
                <w:sz w:val="22"/>
                <w:szCs w:val="22"/>
              </w:rPr>
            </w:rPrChange>
          </w:rPr>
          <w:delText xml:space="preserve"> </w:delText>
        </w:r>
      </w:del>
      <w:ins w:id="147" w:author="Travis Edward Rooney" w:date="2022-02-27T12:56:00Z">
        <w:r w:rsidR="00202D0D" w:rsidRPr="00202D0D">
          <w:rPr>
            <w:sz w:val="22"/>
            <w:szCs w:val="22"/>
            <w:rPrChange w:id="148" w:author="Travis Edward Rooney" w:date="2022-02-27T12:56:00Z">
              <w:rPr>
                <w:b/>
                <w:bCs/>
                <w:sz w:val="22"/>
                <w:szCs w:val="22"/>
                <w:u w:val="single"/>
              </w:rPr>
            </w:rPrChange>
          </w:rPr>
          <w:t>Table</w:t>
        </w:r>
        <w:r w:rsidR="00202D0D">
          <w:rPr>
            <w:sz w:val="22"/>
            <w:szCs w:val="22"/>
          </w:rPr>
          <w:t xml:space="preserve"> 2: </w:t>
        </w:r>
      </w:ins>
      <w:ins w:id="149" w:author="Travis Edward Rooney" w:date="2022-02-27T12:57:00Z">
        <w:r w:rsidR="00E5396B">
          <w:rPr>
            <w:sz w:val="22"/>
            <w:szCs w:val="22"/>
          </w:rPr>
          <w:t>Significant m</w:t>
        </w:r>
      </w:ins>
      <w:ins w:id="150" w:author="Travis Edward Rooney" w:date="2022-02-27T12:56:00Z">
        <w:r w:rsidR="00202D0D">
          <w:rPr>
            <w:sz w:val="22"/>
            <w:szCs w:val="22"/>
          </w:rPr>
          <w:t>arker trait associations of the malting quality traits</w:t>
        </w:r>
      </w:ins>
      <w:ins w:id="151" w:author="Travis Edward Rooney" w:date="2022-02-27T12:58:00Z">
        <w:r w:rsidR="00E5396B">
          <w:rPr>
            <w:sz w:val="22"/>
            <w:szCs w:val="22"/>
          </w:rPr>
          <w:t xml:space="preserve"> to genetic loci. </w:t>
        </w:r>
      </w:ins>
      <w:ins w:id="152" w:author="Travis Edward Rooney" w:date="2022-02-27T12:59:00Z">
        <w:r w:rsidR="00E5396B">
          <w:rPr>
            <w:sz w:val="22"/>
            <w:szCs w:val="22"/>
          </w:rPr>
          <w:t xml:space="preserve">P.value, significance of association; Minor </w:t>
        </w:r>
      </w:ins>
      <w:ins w:id="153" w:author="Travis Edward Rooney" w:date="2022-02-27T13:00:00Z">
        <w:r w:rsidR="00E5396B">
          <w:rPr>
            <w:sz w:val="22"/>
            <w:szCs w:val="22"/>
          </w:rPr>
          <w:t>Allele Frequency of SNP</w:t>
        </w:r>
      </w:ins>
    </w:p>
    <w:tbl>
      <w:tblPr>
        <w:tblW w:w="8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4" w:author="Travis Edward Rooney" w:date="2022-02-27T12:56:00Z">
          <w:tblPr>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170"/>
        <w:gridCol w:w="1060"/>
        <w:gridCol w:w="1440"/>
        <w:gridCol w:w="1560"/>
        <w:gridCol w:w="1060"/>
        <w:gridCol w:w="1060"/>
        <w:tblGridChange w:id="155">
          <w:tblGrid>
            <w:gridCol w:w="2170"/>
            <w:gridCol w:w="1060"/>
            <w:gridCol w:w="1440"/>
            <w:gridCol w:w="1560"/>
            <w:gridCol w:w="1060"/>
            <w:gridCol w:w="1060"/>
          </w:tblGrid>
        </w:tblGridChange>
      </w:tblGrid>
      <w:tr w:rsidR="00202D0D" w:rsidRPr="00202D0D" w14:paraId="5CEBA593" w14:textId="77777777" w:rsidTr="00202D0D">
        <w:trPr>
          <w:trHeight w:val="300"/>
          <w:ins w:id="156" w:author="Travis Edward Rooney" w:date="2022-02-27T12:54:00Z"/>
          <w:trPrChange w:id="157" w:author="Travis Edward Rooney" w:date="2022-02-27T12:56:00Z">
            <w:trPr>
              <w:trHeight w:val="300"/>
            </w:trPr>
          </w:trPrChange>
        </w:trPr>
        <w:tc>
          <w:tcPr>
            <w:tcW w:w="2170" w:type="dxa"/>
            <w:shd w:val="clear" w:color="auto" w:fill="auto"/>
            <w:noWrap/>
            <w:vAlign w:val="bottom"/>
            <w:hideMark/>
            <w:tcPrChange w:id="158" w:author="Travis Edward Rooney" w:date="2022-02-27T12:56:00Z">
              <w:tcPr>
                <w:tcW w:w="2170" w:type="dxa"/>
                <w:shd w:val="clear" w:color="auto" w:fill="auto"/>
                <w:noWrap/>
                <w:vAlign w:val="bottom"/>
                <w:hideMark/>
              </w:tcPr>
            </w:tcPrChange>
          </w:tcPr>
          <w:p w14:paraId="6AEC9627" w14:textId="77777777" w:rsidR="00202D0D" w:rsidRPr="00202D0D" w:rsidRDefault="00202D0D" w:rsidP="00202D0D">
            <w:pPr>
              <w:spacing w:after="0" w:line="240" w:lineRule="auto"/>
              <w:jc w:val="center"/>
              <w:rPr>
                <w:ins w:id="159" w:author="Travis Edward Rooney" w:date="2022-02-27T12:54:00Z"/>
                <w:rFonts w:ascii="Calibri" w:eastAsia="Times New Roman" w:hAnsi="Calibri" w:cs="Times New Roman"/>
                <w:b/>
                <w:bCs/>
                <w:color w:val="000000"/>
              </w:rPr>
            </w:pPr>
            <w:ins w:id="160" w:author="Travis Edward Rooney" w:date="2022-02-27T12:54:00Z">
              <w:r w:rsidRPr="00202D0D">
                <w:rPr>
                  <w:rFonts w:ascii="Calibri" w:eastAsia="Times New Roman" w:hAnsi="Calibri" w:cs="Times New Roman"/>
                  <w:b/>
                  <w:bCs/>
                  <w:color w:val="000000"/>
                </w:rPr>
                <w:t>SNP</w:t>
              </w:r>
            </w:ins>
          </w:p>
        </w:tc>
        <w:tc>
          <w:tcPr>
            <w:tcW w:w="1060" w:type="dxa"/>
            <w:shd w:val="clear" w:color="auto" w:fill="auto"/>
            <w:noWrap/>
            <w:vAlign w:val="bottom"/>
            <w:hideMark/>
            <w:tcPrChange w:id="161" w:author="Travis Edward Rooney" w:date="2022-02-27T12:56:00Z">
              <w:tcPr>
                <w:tcW w:w="1060" w:type="dxa"/>
                <w:shd w:val="clear" w:color="auto" w:fill="auto"/>
                <w:noWrap/>
                <w:vAlign w:val="bottom"/>
                <w:hideMark/>
              </w:tcPr>
            </w:tcPrChange>
          </w:tcPr>
          <w:p w14:paraId="413EFD67" w14:textId="77777777" w:rsidR="00202D0D" w:rsidRPr="00202D0D" w:rsidRDefault="00202D0D" w:rsidP="00202D0D">
            <w:pPr>
              <w:spacing w:after="0" w:line="240" w:lineRule="auto"/>
              <w:jc w:val="center"/>
              <w:rPr>
                <w:ins w:id="162" w:author="Travis Edward Rooney" w:date="2022-02-27T12:54:00Z"/>
                <w:rFonts w:ascii="Calibri" w:eastAsia="Times New Roman" w:hAnsi="Calibri" w:cs="Times New Roman"/>
                <w:b/>
                <w:bCs/>
                <w:color w:val="000000"/>
              </w:rPr>
            </w:pPr>
            <w:ins w:id="163" w:author="Travis Edward Rooney" w:date="2022-02-27T12:54:00Z">
              <w:r w:rsidRPr="00202D0D">
                <w:rPr>
                  <w:rFonts w:ascii="Calibri" w:eastAsia="Times New Roman" w:hAnsi="Calibri" w:cs="Times New Roman"/>
                  <w:b/>
                  <w:bCs/>
                  <w:color w:val="000000"/>
                </w:rPr>
                <w:t>trait</w:t>
              </w:r>
            </w:ins>
          </w:p>
        </w:tc>
        <w:tc>
          <w:tcPr>
            <w:tcW w:w="1440" w:type="dxa"/>
            <w:shd w:val="clear" w:color="auto" w:fill="auto"/>
            <w:noWrap/>
            <w:vAlign w:val="bottom"/>
            <w:hideMark/>
            <w:tcPrChange w:id="164" w:author="Travis Edward Rooney" w:date="2022-02-27T12:56:00Z">
              <w:tcPr>
                <w:tcW w:w="1440" w:type="dxa"/>
                <w:shd w:val="clear" w:color="auto" w:fill="auto"/>
                <w:noWrap/>
                <w:vAlign w:val="bottom"/>
                <w:hideMark/>
              </w:tcPr>
            </w:tcPrChange>
          </w:tcPr>
          <w:p w14:paraId="2562804C" w14:textId="77777777" w:rsidR="00202D0D" w:rsidRPr="00202D0D" w:rsidRDefault="00202D0D" w:rsidP="00202D0D">
            <w:pPr>
              <w:spacing w:after="0" w:line="240" w:lineRule="auto"/>
              <w:jc w:val="center"/>
              <w:rPr>
                <w:ins w:id="165" w:author="Travis Edward Rooney" w:date="2022-02-27T12:54:00Z"/>
                <w:rFonts w:ascii="Calibri" w:eastAsia="Times New Roman" w:hAnsi="Calibri" w:cs="Times New Roman"/>
                <w:b/>
                <w:bCs/>
                <w:color w:val="000000"/>
              </w:rPr>
            </w:pPr>
            <w:ins w:id="166" w:author="Travis Edward Rooney" w:date="2022-02-27T12:54:00Z">
              <w:r w:rsidRPr="00202D0D">
                <w:rPr>
                  <w:rFonts w:ascii="Calibri" w:eastAsia="Times New Roman" w:hAnsi="Calibri" w:cs="Times New Roman"/>
                  <w:b/>
                  <w:bCs/>
                  <w:color w:val="000000"/>
                </w:rPr>
                <w:t>Chromosome</w:t>
              </w:r>
            </w:ins>
          </w:p>
        </w:tc>
        <w:tc>
          <w:tcPr>
            <w:tcW w:w="1560" w:type="dxa"/>
            <w:shd w:val="clear" w:color="auto" w:fill="auto"/>
            <w:noWrap/>
            <w:vAlign w:val="bottom"/>
            <w:hideMark/>
            <w:tcPrChange w:id="167" w:author="Travis Edward Rooney" w:date="2022-02-27T12:56:00Z">
              <w:tcPr>
                <w:tcW w:w="1560" w:type="dxa"/>
                <w:shd w:val="clear" w:color="auto" w:fill="auto"/>
                <w:noWrap/>
                <w:vAlign w:val="bottom"/>
                <w:hideMark/>
              </w:tcPr>
            </w:tcPrChange>
          </w:tcPr>
          <w:p w14:paraId="4EE0AB3E" w14:textId="77777777" w:rsidR="00202D0D" w:rsidRPr="00202D0D" w:rsidRDefault="00202D0D" w:rsidP="00202D0D">
            <w:pPr>
              <w:spacing w:after="0" w:line="240" w:lineRule="auto"/>
              <w:jc w:val="center"/>
              <w:rPr>
                <w:ins w:id="168" w:author="Travis Edward Rooney" w:date="2022-02-27T12:54:00Z"/>
                <w:rFonts w:ascii="Calibri" w:eastAsia="Times New Roman" w:hAnsi="Calibri" w:cs="Times New Roman"/>
                <w:b/>
                <w:bCs/>
                <w:color w:val="000000"/>
              </w:rPr>
            </w:pPr>
            <w:ins w:id="169" w:author="Travis Edward Rooney" w:date="2022-02-27T12:54:00Z">
              <w:r w:rsidRPr="00202D0D">
                <w:rPr>
                  <w:rFonts w:ascii="Calibri" w:eastAsia="Times New Roman" w:hAnsi="Calibri" w:cs="Times New Roman"/>
                  <w:b/>
                  <w:bCs/>
                  <w:color w:val="000000"/>
                </w:rPr>
                <w:t>Position</w:t>
              </w:r>
            </w:ins>
          </w:p>
        </w:tc>
        <w:tc>
          <w:tcPr>
            <w:tcW w:w="1060" w:type="dxa"/>
            <w:shd w:val="clear" w:color="auto" w:fill="auto"/>
            <w:noWrap/>
            <w:vAlign w:val="bottom"/>
            <w:hideMark/>
            <w:tcPrChange w:id="170" w:author="Travis Edward Rooney" w:date="2022-02-27T12:56:00Z">
              <w:tcPr>
                <w:tcW w:w="1060" w:type="dxa"/>
                <w:shd w:val="clear" w:color="auto" w:fill="auto"/>
                <w:noWrap/>
                <w:vAlign w:val="bottom"/>
                <w:hideMark/>
              </w:tcPr>
            </w:tcPrChange>
          </w:tcPr>
          <w:p w14:paraId="1C1635E1" w14:textId="77777777" w:rsidR="00202D0D" w:rsidRPr="00202D0D" w:rsidRDefault="00202D0D" w:rsidP="00202D0D">
            <w:pPr>
              <w:spacing w:after="0" w:line="240" w:lineRule="auto"/>
              <w:jc w:val="center"/>
              <w:rPr>
                <w:ins w:id="171" w:author="Travis Edward Rooney" w:date="2022-02-27T12:54:00Z"/>
                <w:rFonts w:ascii="Calibri" w:eastAsia="Times New Roman" w:hAnsi="Calibri" w:cs="Times New Roman"/>
                <w:b/>
                <w:bCs/>
                <w:color w:val="000000"/>
              </w:rPr>
            </w:pPr>
            <w:ins w:id="172" w:author="Travis Edward Rooney" w:date="2022-02-27T12:54:00Z">
              <w:r w:rsidRPr="00202D0D">
                <w:rPr>
                  <w:rFonts w:ascii="Calibri" w:eastAsia="Times New Roman" w:hAnsi="Calibri" w:cs="Times New Roman"/>
                  <w:b/>
                  <w:bCs/>
                  <w:color w:val="000000"/>
                </w:rPr>
                <w:t>P.value</w:t>
              </w:r>
            </w:ins>
          </w:p>
        </w:tc>
        <w:tc>
          <w:tcPr>
            <w:tcW w:w="1060" w:type="dxa"/>
            <w:shd w:val="clear" w:color="auto" w:fill="auto"/>
            <w:noWrap/>
            <w:vAlign w:val="bottom"/>
            <w:hideMark/>
            <w:tcPrChange w:id="173" w:author="Travis Edward Rooney" w:date="2022-02-27T12:56:00Z">
              <w:tcPr>
                <w:tcW w:w="1060" w:type="dxa"/>
                <w:shd w:val="clear" w:color="auto" w:fill="auto"/>
                <w:noWrap/>
                <w:vAlign w:val="bottom"/>
                <w:hideMark/>
              </w:tcPr>
            </w:tcPrChange>
          </w:tcPr>
          <w:p w14:paraId="1B1DAFBD" w14:textId="68AA8BFB" w:rsidR="00202D0D" w:rsidRPr="00202D0D" w:rsidRDefault="00202D0D" w:rsidP="00202D0D">
            <w:pPr>
              <w:spacing w:after="0" w:line="240" w:lineRule="auto"/>
              <w:jc w:val="center"/>
              <w:rPr>
                <w:ins w:id="174" w:author="Travis Edward Rooney" w:date="2022-02-27T12:54:00Z"/>
                <w:rFonts w:ascii="Calibri" w:eastAsia="Times New Roman" w:hAnsi="Calibri" w:cs="Times New Roman"/>
                <w:b/>
                <w:bCs/>
                <w:color w:val="000000"/>
              </w:rPr>
            </w:pPr>
            <w:ins w:id="175" w:author="Travis Edward Rooney" w:date="2022-02-27T12:55:00Z">
              <w:r>
                <w:rPr>
                  <w:rFonts w:ascii="Calibri" w:eastAsia="Times New Roman" w:hAnsi="Calibri" w:cs="Times New Roman"/>
                  <w:b/>
                  <w:bCs/>
                  <w:color w:val="000000"/>
                </w:rPr>
                <w:t>MAF</w:t>
              </w:r>
            </w:ins>
          </w:p>
        </w:tc>
      </w:tr>
      <w:tr w:rsidR="00202D0D" w:rsidRPr="00202D0D" w14:paraId="6A62396C" w14:textId="77777777" w:rsidTr="00E5396B">
        <w:trPr>
          <w:trHeight w:val="300"/>
          <w:ins w:id="176" w:author="Travis Edward Rooney" w:date="2022-02-27T12:54:00Z"/>
          <w:trPrChange w:id="177" w:author="Travis Edward Rooney" w:date="2022-02-27T12:58:00Z">
            <w:trPr>
              <w:trHeight w:val="300"/>
            </w:trPr>
          </w:trPrChange>
        </w:trPr>
        <w:tc>
          <w:tcPr>
            <w:tcW w:w="2170" w:type="dxa"/>
            <w:shd w:val="clear" w:color="auto" w:fill="E7E6E6" w:themeFill="background2"/>
            <w:noWrap/>
            <w:vAlign w:val="bottom"/>
            <w:hideMark/>
            <w:tcPrChange w:id="178" w:author="Travis Edward Rooney" w:date="2022-02-27T12:58:00Z">
              <w:tcPr>
                <w:tcW w:w="2170" w:type="dxa"/>
                <w:shd w:val="clear" w:color="auto" w:fill="auto"/>
                <w:noWrap/>
                <w:vAlign w:val="bottom"/>
                <w:hideMark/>
              </w:tcPr>
            </w:tcPrChange>
          </w:tcPr>
          <w:p w14:paraId="573BCFEB" w14:textId="77777777" w:rsidR="00202D0D" w:rsidRPr="00202D0D" w:rsidRDefault="00202D0D">
            <w:pPr>
              <w:widowControl w:val="0"/>
              <w:spacing w:before="240" w:after="240" w:line="240" w:lineRule="auto"/>
              <w:jc w:val="center"/>
              <w:rPr>
                <w:ins w:id="179" w:author="Travis Edward Rooney" w:date="2022-02-27T12:54:00Z"/>
                <w:rFonts w:ascii="Times New Roman" w:eastAsia="Times New Roman" w:hAnsi="Times New Roman" w:cs="Times New Roman"/>
                <w:color w:val="000000"/>
                <w:sz w:val="20"/>
                <w:szCs w:val="20"/>
                <w:rPrChange w:id="180" w:author="Travis Edward Rooney" w:date="2022-02-27T12:54:00Z">
                  <w:rPr>
                    <w:ins w:id="181" w:author="Travis Edward Rooney" w:date="2022-02-27T12:54:00Z"/>
                    <w:rFonts w:ascii="Calibri" w:eastAsia="Times New Roman" w:hAnsi="Calibri" w:cs="Times New Roman"/>
                    <w:color w:val="000000"/>
                  </w:rPr>
                </w:rPrChange>
              </w:rPr>
              <w:pPrChange w:id="182" w:author="Travis Edward Rooney" w:date="2022-02-27T12:54:00Z">
                <w:pPr>
                  <w:spacing w:after="0" w:line="240" w:lineRule="auto"/>
                </w:pPr>
              </w:pPrChange>
            </w:pPr>
            <w:ins w:id="183" w:author="Travis Edward Rooney" w:date="2022-02-27T12:54:00Z">
              <w:r w:rsidRPr="00202D0D">
                <w:rPr>
                  <w:rFonts w:ascii="Times New Roman" w:eastAsia="Times New Roman" w:hAnsi="Times New Roman" w:cs="Times New Roman"/>
                  <w:color w:val="000000"/>
                  <w:sz w:val="20"/>
                  <w:szCs w:val="20"/>
                  <w:rPrChange w:id="184" w:author="Travis Edward Rooney" w:date="2022-02-27T12:54:00Z">
                    <w:rPr>
                      <w:rFonts w:ascii="Calibri" w:eastAsia="Times New Roman" w:hAnsi="Calibri" w:cs="Times New Roman"/>
                      <w:color w:val="000000"/>
                    </w:rPr>
                  </w:rPrChange>
                </w:rPr>
                <w:t>JHI-Hv50k-2016-415600</w:t>
              </w:r>
            </w:ins>
          </w:p>
        </w:tc>
        <w:tc>
          <w:tcPr>
            <w:tcW w:w="1060" w:type="dxa"/>
            <w:shd w:val="clear" w:color="auto" w:fill="E7E6E6" w:themeFill="background2"/>
            <w:noWrap/>
            <w:vAlign w:val="bottom"/>
            <w:hideMark/>
            <w:tcPrChange w:id="185" w:author="Travis Edward Rooney" w:date="2022-02-27T12:58:00Z">
              <w:tcPr>
                <w:tcW w:w="1060" w:type="dxa"/>
                <w:shd w:val="clear" w:color="auto" w:fill="auto"/>
                <w:noWrap/>
                <w:vAlign w:val="bottom"/>
                <w:hideMark/>
              </w:tcPr>
            </w:tcPrChange>
          </w:tcPr>
          <w:p w14:paraId="35BF92F2" w14:textId="77777777" w:rsidR="00202D0D" w:rsidRPr="00202D0D" w:rsidRDefault="00202D0D">
            <w:pPr>
              <w:widowControl w:val="0"/>
              <w:spacing w:before="240" w:after="240" w:line="240" w:lineRule="auto"/>
              <w:jc w:val="center"/>
              <w:rPr>
                <w:ins w:id="186" w:author="Travis Edward Rooney" w:date="2022-02-27T12:54:00Z"/>
                <w:rFonts w:ascii="Times New Roman" w:eastAsia="Times New Roman" w:hAnsi="Times New Roman" w:cs="Times New Roman"/>
                <w:color w:val="000000"/>
                <w:sz w:val="20"/>
                <w:szCs w:val="20"/>
                <w:rPrChange w:id="187" w:author="Travis Edward Rooney" w:date="2022-02-27T12:54:00Z">
                  <w:rPr>
                    <w:ins w:id="188" w:author="Travis Edward Rooney" w:date="2022-02-27T12:54:00Z"/>
                    <w:rFonts w:ascii="Calibri" w:eastAsia="Times New Roman" w:hAnsi="Calibri" w:cs="Times New Roman"/>
                    <w:color w:val="000000"/>
                  </w:rPr>
                </w:rPrChange>
              </w:rPr>
              <w:pPrChange w:id="189" w:author="Travis Edward Rooney" w:date="2022-02-27T12:54:00Z">
                <w:pPr>
                  <w:spacing w:after="0" w:line="240" w:lineRule="auto"/>
                </w:pPr>
              </w:pPrChange>
            </w:pPr>
            <w:ins w:id="190" w:author="Travis Edward Rooney" w:date="2022-02-27T12:54:00Z">
              <w:r w:rsidRPr="00202D0D">
                <w:rPr>
                  <w:rFonts w:ascii="Times New Roman" w:eastAsia="Times New Roman" w:hAnsi="Times New Roman" w:cs="Times New Roman"/>
                  <w:color w:val="000000"/>
                  <w:sz w:val="20"/>
                  <w:szCs w:val="20"/>
                  <w:rPrChange w:id="191" w:author="Travis Edward Rooney" w:date="2022-02-27T12:54:00Z">
                    <w:rPr>
                      <w:rFonts w:ascii="Calibri" w:eastAsia="Times New Roman" w:hAnsi="Calibri" w:cs="Times New Roman"/>
                      <w:color w:val="000000"/>
                    </w:rPr>
                  </w:rPrChange>
                </w:rPr>
                <w:t>AA</w:t>
              </w:r>
            </w:ins>
          </w:p>
        </w:tc>
        <w:tc>
          <w:tcPr>
            <w:tcW w:w="1440" w:type="dxa"/>
            <w:shd w:val="clear" w:color="auto" w:fill="E7E6E6" w:themeFill="background2"/>
            <w:noWrap/>
            <w:vAlign w:val="bottom"/>
            <w:hideMark/>
            <w:tcPrChange w:id="192" w:author="Travis Edward Rooney" w:date="2022-02-27T12:58:00Z">
              <w:tcPr>
                <w:tcW w:w="1440" w:type="dxa"/>
                <w:shd w:val="clear" w:color="auto" w:fill="auto"/>
                <w:noWrap/>
                <w:vAlign w:val="bottom"/>
                <w:hideMark/>
              </w:tcPr>
            </w:tcPrChange>
          </w:tcPr>
          <w:p w14:paraId="5307D0E0" w14:textId="77777777" w:rsidR="00202D0D" w:rsidRPr="00202D0D" w:rsidRDefault="00202D0D">
            <w:pPr>
              <w:widowControl w:val="0"/>
              <w:spacing w:before="240" w:after="240" w:line="240" w:lineRule="auto"/>
              <w:jc w:val="center"/>
              <w:rPr>
                <w:ins w:id="193" w:author="Travis Edward Rooney" w:date="2022-02-27T12:54:00Z"/>
                <w:rFonts w:ascii="Times New Roman" w:eastAsia="Times New Roman" w:hAnsi="Times New Roman" w:cs="Times New Roman"/>
                <w:color w:val="000000"/>
                <w:sz w:val="20"/>
                <w:szCs w:val="20"/>
                <w:rPrChange w:id="194" w:author="Travis Edward Rooney" w:date="2022-02-27T12:54:00Z">
                  <w:rPr>
                    <w:ins w:id="195" w:author="Travis Edward Rooney" w:date="2022-02-27T12:54:00Z"/>
                    <w:rFonts w:ascii="Calibri" w:eastAsia="Times New Roman" w:hAnsi="Calibri" w:cs="Times New Roman"/>
                    <w:color w:val="000000"/>
                  </w:rPr>
                </w:rPrChange>
              </w:rPr>
              <w:pPrChange w:id="196" w:author="Travis Edward Rooney" w:date="2022-02-27T12:54:00Z">
                <w:pPr>
                  <w:spacing w:after="0" w:line="240" w:lineRule="auto"/>
                  <w:jc w:val="right"/>
                </w:pPr>
              </w:pPrChange>
            </w:pPr>
            <w:ins w:id="197" w:author="Travis Edward Rooney" w:date="2022-02-27T12:54:00Z">
              <w:r w:rsidRPr="00202D0D">
                <w:rPr>
                  <w:rFonts w:ascii="Times New Roman" w:eastAsia="Times New Roman" w:hAnsi="Times New Roman" w:cs="Times New Roman"/>
                  <w:color w:val="000000"/>
                  <w:sz w:val="20"/>
                  <w:szCs w:val="20"/>
                  <w:rPrChange w:id="198" w:author="Travis Edward Rooney" w:date="2022-02-27T12:54:00Z">
                    <w:rPr>
                      <w:rFonts w:ascii="Calibri" w:eastAsia="Times New Roman" w:hAnsi="Calibri" w:cs="Times New Roman"/>
                      <w:color w:val="000000"/>
                    </w:rPr>
                  </w:rPrChange>
                </w:rPr>
                <w:t>6</w:t>
              </w:r>
            </w:ins>
          </w:p>
        </w:tc>
        <w:tc>
          <w:tcPr>
            <w:tcW w:w="1560" w:type="dxa"/>
            <w:shd w:val="clear" w:color="auto" w:fill="E7E6E6" w:themeFill="background2"/>
            <w:noWrap/>
            <w:vAlign w:val="bottom"/>
            <w:hideMark/>
            <w:tcPrChange w:id="199" w:author="Travis Edward Rooney" w:date="2022-02-27T12:58:00Z">
              <w:tcPr>
                <w:tcW w:w="1560" w:type="dxa"/>
                <w:shd w:val="clear" w:color="auto" w:fill="auto"/>
                <w:noWrap/>
                <w:vAlign w:val="bottom"/>
                <w:hideMark/>
              </w:tcPr>
            </w:tcPrChange>
          </w:tcPr>
          <w:p w14:paraId="6DE5064D" w14:textId="77777777" w:rsidR="00202D0D" w:rsidRPr="00202D0D" w:rsidRDefault="00202D0D">
            <w:pPr>
              <w:widowControl w:val="0"/>
              <w:spacing w:before="240" w:after="240" w:line="240" w:lineRule="auto"/>
              <w:jc w:val="center"/>
              <w:rPr>
                <w:ins w:id="200" w:author="Travis Edward Rooney" w:date="2022-02-27T12:54:00Z"/>
                <w:rFonts w:ascii="Times New Roman" w:eastAsia="Times New Roman" w:hAnsi="Times New Roman" w:cs="Times New Roman"/>
                <w:color w:val="000000"/>
                <w:sz w:val="20"/>
                <w:szCs w:val="20"/>
                <w:rPrChange w:id="201" w:author="Travis Edward Rooney" w:date="2022-02-27T12:54:00Z">
                  <w:rPr>
                    <w:ins w:id="202" w:author="Travis Edward Rooney" w:date="2022-02-27T12:54:00Z"/>
                    <w:rFonts w:ascii="Calibri" w:eastAsia="Times New Roman" w:hAnsi="Calibri" w:cs="Times New Roman"/>
                    <w:color w:val="000000"/>
                  </w:rPr>
                </w:rPrChange>
              </w:rPr>
              <w:pPrChange w:id="203" w:author="Travis Edward Rooney" w:date="2022-02-27T12:54:00Z">
                <w:pPr>
                  <w:spacing w:after="0" w:line="240" w:lineRule="auto"/>
                  <w:jc w:val="right"/>
                </w:pPr>
              </w:pPrChange>
            </w:pPr>
            <w:ins w:id="204" w:author="Travis Edward Rooney" w:date="2022-02-27T12:54:00Z">
              <w:r w:rsidRPr="00202D0D">
                <w:rPr>
                  <w:rFonts w:ascii="Times New Roman" w:eastAsia="Times New Roman" w:hAnsi="Times New Roman" w:cs="Times New Roman"/>
                  <w:color w:val="000000"/>
                  <w:sz w:val="20"/>
                  <w:szCs w:val="20"/>
                  <w:rPrChange w:id="205" w:author="Travis Edward Rooney" w:date="2022-02-27T12:54:00Z">
                    <w:rPr>
                      <w:rFonts w:ascii="Calibri" w:eastAsia="Times New Roman" w:hAnsi="Calibri" w:cs="Times New Roman"/>
                      <w:color w:val="000000"/>
                    </w:rPr>
                  </w:rPrChange>
                </w:rPr>
                <w:t>526130710</w:t>
              </w:r>
            </w:ins>
          </w:p>
        </w:tc>
        <w:tc>
          <w:tcPr>
            <w:tcW w:w="1060" w:type="dxa"/>
            <w:shd w:val="clear" w:color="auto" w:fill="E7E6E6" w:themeFill="background2"/>
            <w:noWrap/>
            <w:vAlign w:val="bottom"/>
            <w:hideMark/>
            <w:tcPrChange w:id="206" w:author="Travis Edward Rooney" w:date="2022-02-27T12:58:00Z">
              <w:tcPr>
                <w:tcW w:w="1060" w:type="dxa"/>
                <w:shd w:val="clear" w:color="auto" w:fill="auto"/>
                <w:noWrap/>
                <w:vAlign w:val="bottom"/>
                <w:hideMark/>
              </w:tcPr>
            </w:tcPrChange>
          </w:tcPr>
          <w:p w14:paraId="062FAB84" w14:textId="77777777" w:rsidR="00202D0D" w:rsidRPr="00202D0D" w:rsidRDefault="00202D0D">
            <w:pPr>
              <w:widowControl w:val="0"/>
              <w:spacing w:before="240" w:after="240" w:line="240" w:lineRule="auto"/>
              <w:jc w:val="center"/>
              <w:rPr>
                <w:ins w:id="207" w:author="Travis Edward Rooney" w:date="2022-02-27T12:54:00Z"/>
                <w:rFonts w:ascii="Times New Roman" w:eastAsia="Times New Roman" w:hAnsi="Times New Roman" w:cs="Times New Roman"/>
                <w:color w:val="000000"/>
                <w:sz w:val="20"/>
                <w:szCs w:val="20"/>
                <w:rPrChange w:id="208" w:author="Travis Edward Rooney" w:date="2022-02-27T12:54:00Z">
                  <w:rPr>
                    <w:ins w:id="209" w:author="Travis Edward Rooney" w:date="2022-02-27T12:54:00Z"/>
                    <w:rFonts w:ascii="Calibri" w:eastAsia="Times New Roman" w:hAnsi="Calibri" w:cs="Times New Roman"/>
                    <w:color w:val="000000"/>
                  </w:rPr>
                </w:rPrChange>
              </w:rPr>
              <w:pPrChange w:id="210" w:author="Travis Edward Rooney" w:date="2022-02-27T12:54:00Z">
                <w:pPr>
                  <w:spacing w:after="0" w:line="240" w:lineRule="auto"/>
                  <w:jc w:val="right"/>
                </w:pPr>
              </w:pPrChange>
            </w:pPr>
            <w:ins w:id="211" w:author="Travis Edward Rooney" w:date="2022-02-27T12:54:00Z">
              <w:r w:rsidRPr="00202D0D">
                <w:rPr>
                  <w:rFonts w:ascii="Times New Roman" w:eastAsia="Times New Roman" w:hAnsi="Times New Roman" w:cs="Times New Roman"/>
                  <w:color w:val="000000"/>
                  <w:sz w:val="20"/>
                  <w:szCs w:val="20"/>
                  <w:rPrChange w:id="212" w:author="Travis Edward Rooney" w:date="2022-02-27T12:54:00Z">
                    <w:rPr>
                      <w:rFonts w:ascii="Calibri" w:eastAsia="Times New Roman" w:hAnsi="Calibri" w:cs="Times New Roman"/>
                      <w:color w:val="000000"/>
                    </w:rPr>
                  </w:rPrChange>
                </w:rPr>
                <w:t>1.32E-08</w:t>
              </w:r>
            </w:ins>
          </w:p>
        </w:tc>
        <w:tc>
          <w:tcPr>
            <w:tcW w:w="1060" w:type="dxa"/>
            <w:shd w:val="clear" w:color="auto" w:fill="E7E6E6" w:themeFill="background2"/>
            <w:noWrap/>
            <w:vAlign w:val="bottom"/>
            <w:hideMark/>
            <w:tcPrChange w:id="213" w:author="Travis Edward Rooney" w:date="2022-02-27T12:58:00Z">
              <w:tcPr>
                <w:tcW w:w="1060" w:type="dxa"/>
                <w:shd w:val="clear" w:color="auto" w:fill="auto"/>
                <w:noWrap/>
                <w:vAlign w:val="bottom"/>
                <w:hideMark/>
              </w:tcPr>
            </w:tcPrChange>
          </w:tcPr>
          <w:p w14:paraId="6DD39E06" w14:textId="77777777" w:rsidR="00202D0D" w:rsidRPr="00202D0D" w:rsidRDefault="00202D0D">
            <w:pPr>
              <w:widowControl w:val="0"/>
              <w:spacing w:before="240" w:after="240" w:line="240" w:lineRule="auto"/>
              <w:jc w:val="center"/>
              <w:rPr>
                <w:ins w:id="214" w:author="Travis Edward Rooney" w:date="2022-02-27T12:54:00Z"/>
                <w:rFonts w:ascii="Times New Roman" w:eastAsia="Times New Roman" w:hAnsi="Times New Roman" w:cs="Times New Roman"/>
                <w:color w:val="000000"/>
                <w:sz w:val="20"/>
                <w:szCs w:val="20"/>
                <w:rPrChange w:id="215" w:author="Travis Edward Rooney" w:date="2022-02-27T12:54:00Z">
                  <w:rPr>
                    <w:ins w:id="216" w:author="Travis Edward Rooney" w:date="2022-02-27T12:54:00Z"/>
                    <w:rFonts w:ascii="Calibri" w:eastAsia="Times New Roman" w:hAnsi="Calibri" w:cs="Times New Roman"/>
                    <w:color w:val="000000"/>
                  </w:rPr>
                </w:rPrChange>
              </w:rPr>
              <w:pPrChange w:id="217" w:author="Travis Edward Rooney" w:date="2022-02-27T12:54:00Z">
                <w:pPr>
                  <w:spacing w:after="0" w:line="240" w:lineRule="auto"/>
                  <w:jc w:val="right"/>
                </w:pPr>
              </w:pPrChange>
            </w:pPr>
            <w:ins w:id="218" w:author="Travis Edward Rooney" w:date="2022-02-27T12:54:00Z">
              <w:r w:rsidRPr="00202D0D">
                <w:rPr>
                  <w:rFonts w:ascii="Times New Roman" w:eastAsia="Times New Roman" w:hAnsi="Times New Roman" w:cs="Times New Roman"/>
                  <w:color w:val="000000"/>
                  <w:sz w:val="20"/>
                  <w:szCs w:val="20"/>
                  <w:rPrChange w:id="219" w:author="Travis Edward Rooney" w:date="2022-02-27T12:54:00Z">
                    <w:rPr>
                      <w:rFonts w:ascii="Calibri" w:eastAsia="Times New Roman" w:hAnsi="Calibri" w:cs="Times New Roman"/>
                      <w:color w:val="000000"/>
                    </w:rPr>
                  </w:rPrChange>
                </w:rPr>
                <w:t>0.15</w:t>
              </w:r>
            </w:ins>
          </w:p>
        </w:tc>
      </w:tr>
      <w:tr w:rsidR="00202D0D" w:rsidRPr="00202D0D" w14:paraId="24FAD80D" w14:textId="77777777" w:rsidTr="00E5396B">
        <w:trPr>
          <w:trHeight w:val="300"/>
          <w:ins w:id="220" w:author="Travis Edward Rooney" w:date="2022-02-27T12:54:00Z"/>
          <w:trPrChange w:id="221" w:author="Travis Edward Rooney" w:date="2022-02-27T12:58:00Z">
            <w:trPr>
              <w:trHeight w:val="300"/>
            </w:trPr>
          </w:trPrChange>
        </w:trPr>
        <w:tc>
          <w:tcPr>
            <w:tcW w:w="2170" w:type="dxa"/>
            <w:shd w:val="clear" w:color="auto" w:fill="E7E6E6" w:themeFill="background2"/>
            <w:noWrap/>
            <w:vAlign w:val="bottom"/>
            <w:hideMark/>
            <w:tcPrChange w:id="222" w:author="Travis Edward Rooney" w:date="2022-02-27T12:58:00Z">
              <w:tcPr>
                <w:tcW w:w="2170" w:type="dxa"/>
                <w:shd w:val="clear" w:color="auto" w:fill="auto"/>
                <w:noWrap/>
                <w:vAlign w:val="bottom"/>
                <w:hideMark/>
              </w:tcPr>
            </w:tcPrChange>
          </w:tcPr>
          <w:p w14:paraId="5541DE24" w14:textId="77777777" w:rsidR="00202D0D" w:rsidRPr="00202D0D" w:rsidRDefault="00202D0D">
            <w:pPr>
              <w:widowControl w:val="0"/>
              <w:spacing w:before="240" w:after="240" w:line="240" w:lineRule="auto"/>
              <w:jc w:val="center"/>
              <w:rPr>
                <w:ins w:id="223" w:author="Travis Edward Rooney" w:date="2022-02-27T12:54:00Z"/>
                <w:rFonts w:ascii="Times New Roman" w:eastAsia="Times New Roman" w:hAnsi="Times New Roman" w:cs="Times New Roman"/>
                <w:color w:val="000000"/>
                <w:sz w:val="20"/>
                <w:szCs w:val="20"/>
                <w:rPrChange w:id="224" w:author="Travis Edward Rooney" w:date="2022-02-27T12:54:00Z">
                  <w:rPr>
                    <w:ins w:id="225" w:author="Travis Edward Rooney" w:date="2022-02-27T12:54:00Z"/>
                    <w:rFonts w:ascii="Calibri" w:eastAsia="Times New Roman" w:hAnsi="Calibri" w:cs="Times New Roman"/>
                    <w:color w:val="000000"/>
                  </w:rPr>
                </w:rPrChange>
              </w:rPr>
              <w:pPrChange w:id="226" w:author="Travis Edward Rooney" w:date="2022-02-27T12:54:00Z">
                <w:pPr>
                  <w:spacing w:after="0" w:line="240" w:lineRule="auto"/>
                </w:pPr>
              </w:pPrChange>
            </w:pPr>
            <w:ins w:id="227" w:author="Travis Edward Rooney" w:date="2022-02-27T12:54:00Z">
              <w:r w:rsidRPr="00202D0D">
                <w:rPr>
                  <w:rFonts w:ascii="Times New Roman" w:eastAsia="Times New Roman" w:hAnsi="Times New Roman" w:cs="Times New Roman"/>
                  <w:color w:val="000000"/>
                  <w:sz w:val="20"/>
                  <w:szCs w:val="20"/>
                  <w:rPrChange w:id="228" w:author="Travis Edward Rooney" w:date="2022-02-27T12:54:00Z">
                    <w:rPr>
                      <w:rFonts w:ascii="Calibri" w:eastAsia="Times New Roman" w:hAnsi="Calibri" w:cs="Times New Roman"/>
                      <w:color w:val="000000"/>
                    </w:rPr>
                  </w:rPrChange>
                </w:rPr>
                <w:t>MKK3_E165Q</w:t>
              </w:r>
            </w:ins>
          </w:p>
        </w:tc>
        <w:tc>
          <w:tcPr>
            <w:tcW w:w="1060" w:type="dxa"/>
            <w:shd w:val="clear" w:color="auto" w:fill="E7E6E6" w:themeFill="background2"/>
            <w:noWrap/>
            <w:vAlign w:val="bottom"/>
            <w:hideMark/>
            <w:tcPrChange w:id="229" w:author="Travis Edward Rooney" w:date="2022-02-27T12:58:00Z">
              <w:tcPr>
                <w:tcW w:w="1060" w:type="dxa"/>
                <w:shd w:val="clear" w:color="auto" w:fill="auto"/>
                <w:noWrap/>
                <w:vAlign w:val="bottom"/>
                <w:hideMark/>
              </w:tcPr>
            </w:tcPrChange>
          </w:tcPr>
          <w:p w14:paraId="5CACD9FF" w14:textId="77777777" w:rsidR="00202D0D" w:rsidRPr="00202D0D" w:rsidRDefault="00202D0D">
            <w:pPr>
              <w:widowControl w:val="0"/>
              <w:spacing w:before="240" w:after="240" w:line="240" w:lineRule="auto"/>
              <w:jc w:val="center"/>
              <w:rPr>
                <w:ins w:id="230" w:author="Travis Edward Rooney" w:date="2022-02-27T12:54:00Z"/>
                <w:rFonts w:ascii="Times New Roman" w:eastAsia="Times New Roman" w:hAnsi="Times New Roman" w:cs="Times New Roman"/>
                <w:color w:val="000000"/>
                <w:sz w:val="20"/>
                <w:szCs w:val="20"/>
                <w:rPrChange w:id="231" w:author="Travis Edward Rooney" w:date="2022-02-27T12:54:00Z">
                  <w:rPr>
                    <w:ins w:id="232" w:author="Travis Edward Rooney" w:date="2022-02-27T12:54:00Z"/>
                    <w:rFonts w:ascii="Calibri" w:eastAsia="Times New Roman" w:hAnsi="Calibri" w:cs="Times New Roman"/>
                    <w:color w:val="000000"/>
                  </w:rPr>
                </w:rPrChange>
              </w:rPr>
              <w:pPrChange w:id="233" w:author="Travis Edward Rooney" w:date="2022-02-27T12:54:00Z">
                <w:pPr>
                  <w:spacing w:after="0" w:line="240" w:lineRule="auto"/>
                </w:pPr>
              </w:pPrChange>
            </w:pPr>
            <w:ins w:id="234" w:author="Travis Edward Rooney" w:date="2022-02-27T12:54:00Z">
              <w:r w:rsidRPr="00202D0D">
                <w:rPr>
                  <w:rFonts w:ascii="Times New Roman" w:eastAsia="Times New Roman" w:hAnsi="Times New Roman" w:cs="Times New Roman"/>
                  <w:color w:val="000000"/>
                  <w:sz w:val="20"/>
                  <w:szCs w:val="20"/>
                  <w:rPrChange w:id="235" w:author="Travis Edward Rooney" w:date="2022-02-27T12:54:00Z">
                    <w:rPr>
                      <w:rFonts w:ascii="Calibri" w:eastAsia="Times New Roman" w:hAnsi="Calibri" w:cs="Times New Roman"/>
                      <w:color w:val="000000"/>
                    </w:rPr>
                  </w:rPrChange>
                </w:rPr>
                <w:t>AA</w:t>
              </w:r>
            </w:ins>
          </w:p>
        </w:tc>
        <w:tc>
          <w:tcPr>
            <w:tcW w:w="1440" w:type="dxa"/>
            <w:shd w:val="clear" w:color="auto" w:fill="E7E6E6" w:themeFill="background2"/>
            <w:noWrap/>
            <w:vAlign w:val="bottom"/>
            <w:hideMark/>
            <w:tcPrChange w:id="236" w:author="Travis Edward Rooney" w:date="2022-02-27T12:58:00Z">
              <w:tcPr>
                <w:tcW w:w="1440" w:type="dxa"/>
                <w:shd w:val="clear" w:color="auto" w:fill="auto"/>
                <w:noWrap/>
                <w:vAlign w:val="bottom"/>
                <w:hideMark/>
              </w:tcPr>
            </w:tcPrChange>
          </w:tcPr>
          <w:p w14:paraId="57423323" w14:textId="77777777" w:rsidR="00202D0D" w:rsidRPr="00202D0D" w:rsidRDefault="00202D0D">
            <w:pPr>
              <w:widowControl w:val="0"/>
              <w:spacing w:before="240" w:after="240" w:line="240" w:lineRule="auto"/>
              <w:jc w:val="center"/>
              <w:rPr>
                <w:ins w:id="237" w:author="Travis Edward Rooney" w:date="2022-02-27T12:54:00Z"/>
                <w:rFonts w:ascii="Times New Roman" w:eastAsia="Times New Roman" w:hAnsi="Times New Roman" w:cs="Times New Roman"/>
                <w:color w:val="000000"/>
                <w:sz w:val="20"/>
                <w:szCs w:val="20"/>
                <w:rPrChange w:id="238" w:author="Travis Edward Rooney" w:date="2022-02-27T12:54:00Z">
                  <w:rPr>
                    <w:ins w:id="239" w:author="Travis Edward Rooney" w:date="2022-02-27T12:54:00Z"/>
                    <w:rFonts w:ascii="Calibri" w:eastAsia="Times New Roman" w:hAnsi="Calibri" w:cs="Times New Roman"/>
                    <w:color w:val="000000"/>
                  </w:rPr>
                </w:rPrChange>
              </w:rPr>
              <w:pPrChange w:id="240" w:author="Travis Edward Rooney" w:date="2022-02-27T12:54:00Z">
                <w:pPr>
                  <w:spacing w:after="0" w:line="240" w:lineRule="auto"/>
                  <w:jc w:val="right"/>
                </w:pPr>
              </w:pPrChange>
            </w:pPr>
            <w:ins w:id="241" w:author="Travis Edward Rooney" w:date="2022-02-27T12:54:00Z">
              <w:r w:rsidRPr="00202D0D">
                <w:rPr>
                  <w:rFonts w:ascii="Times New Roman" w:eastAsia="Times New Roman" w:hAnsi="Times New Roman" w:cs="Times New Roman"/>
                  <w:color w:val="000000"/>
                  <w:sz w:val="20"/>
                  <w:szCs w:val="20"/>
                  <w:rPrChange w:id="242" w:author="Travis Edward Rooney" w:date="2022-02-27T12:54:00Z">
                    <w:rPr>
                      <w:rFonts w:ascii="Calibri" w:eastAsia="Times New Roman" w:hAnsi="Calibri" w:cs="Times New Roman"/>
                      <w:color w:val="000000"/>
                    </w:rPr>
                  </w:rPrChange>
                </w:rPr>
                <w:t>5</w:t>
              </w:r>
            </w:ins>
          </w:p>
        </w:tc>
        <w:tc>
          <w:tcPr>
            <w:tcW w:w="1560" w:type="dxa"/>
            <w:shd w:val="clear" w:color="auto" w:fill="E7E6E6" w:themeFill="background2"/>
            <w:noWrap/>
            <w:vAlign w:val="bottom"/>
            <w:hideMark/>
            <w:tcPrChange w:id="243" w:author="Travis Edward Rooney" w:date="2022-02-27T12:58:00Z">
              <w:tcPr>
                <w:tcW w:w="1560" w:type="dxa"/>
                <w:shd w:val="clear" w:color="auto" w:fill="auto"/>
                <w:noWrap/>
                <w:vAlign w:val="bottom"/>
                <w:hideMark/>
              </w:tcPr>
            </w:tcPrChange>
          </w:tcPr>
          <w:p w14:paraId="21B0BCA1" w14:textId="77777777" w:rsidR="00202D0D" w:rsidRPr="00202D0D" w:rsidRDefault="00202D0D">
            <w:pPr>
              <w:widowControl w:val="0"/>
              <w:spacing w:before="240" w:after="240" w:line="240" w:lineRule="auto"/>
              <w:jc w:val="center"/>
              <w:rPr>
                <w:ins w:id="244" w:author="Travis Edward Rooney" w:date="2022-02-27T12:54:00Z"/>
                <w:rFonts w:ascii="Times New Roman" w:eastAsia="Times New Roman" w:hAnsi="Times New Roman" w:cs="Times New Roman"/>
                <w:color w:val="000000"/>
                <w:sz w:val="20"/>
                <w:szCs w:val="20"/>
                <w:rPrChange w:id="245" w:author="Travis Edward Rooney" w:date="2022-02-27T12:54:00Z">
                  <w:rPr>
                    <w:ins w:id="246" w:author="Travis Edward Rooney" w:date="2022-02-27T12:54:00Z"/>
                    <w:rFonts w:ascii="Calibri" w:eastAsia="Times New Roman" w:hAnsi="Calibri" w:cs="Times New Roman"/>
                    <w:color w:val="000000"/>
                  </w:rPr>
                </w:rPrChange>
              </w:rPr>
              <w:pPrChange w:id="247" w:author="Travis Edward Rooney" w:date="2022-02-27T12:54:00Z">
                <w:pPr>
                  <w:spacing w:after="0" w:line="240" w:lineRule="auto"/>
                  <w:jc w:val="right"/>
                </w:pPr>
              </w:pPrChange>
            </w:pPr>
            <w:ins w:id="248" w:author="Travis Edward Rooney" w:date="2022-02-27T12:54:00Z">
              <w:r w:rsidRPr="00202D0D">
                <w:rPr>
                  <w:rFonts w:ascii="Times New Roman" w:eastAsia="Times New Roman" w:hAnsi="Times New Roman" w:cs="Times New Roman"/>
                  <w:color w:val="000000"/>
                  <w:sz w:val="20"/>
                  <w:szCs w:val="20"/>
                  <w:rPrChange w:id="249" w:author="Travis Edward Rooney" w:date="2022-02-27T12:54:00Z">
                    <w:rPr>
                      <w:rFonts w:ascii="Calibri" w:eastAsia="Times New Roman" w:hAnsi="Calibri" w:cs="Times New Roman"/>
                      <w:color w:val="000000"/>
                    </w:rPr>
                  </w:rPrChange>
                </w:rPr>
                <w:t>596732030</w:t>
              </w:r>
            </w:ins>
          </w:p>
        </w:tc>
        <w:tc>
          <w:tcPr>
            <w:tcW w:w="1060" w:type="dxa"/>
            <w:shd w:val="clear" w:color="auto" w:fill="E7E6E6" w:themeFill="background2"/>
            <w:noWrap/>
            <w:vAlign w:val="bottom"/>
            <w:hideMark/>
            <w:tcPrChange w:id="250" w:author="Travis Edward Rooney" w:date="2022-02-27T12:58:00Z">
              <w:tcPr>
                <w:tcW w:w="1060" w:type="dxa"/>
                <w:shd w:val="clear" w:color="auto" w:fill="auto"/>
                <w:noWrap/>
                <w:vAlign w:val="bottom"/>
                <w:hideMark/>
              </w:tcPr>
            </w:tcPrChange>
          </w:tcPr>
          <w:p w14:paraId="14412A15" w14:textId="77777777" w:rsidR="00202D0D" w:rsidRPr="00202D0D" w:rsidRDefault="00202D0D">
            <w:pPr>
              <w:widowControl w:val="0"/>
              <w:spacing w:before="240" w:after="240" w:line="240" w:lineRule="auto"/>
              <w:jc w:val="center"/>
              <w:rPr>
                <w:ins w:id="251" w:author="Travis Edward Rooney" w:date="2022-02-27T12:54:00Z"/>
                <w:rFonts w:ascii="Times New Roman" w:eastAsia="Times New Roman" w:hAnsi="Times New Roman" w:cs="Times New Roman"/>
                <w:color w:val="000000"/>
                <w:sz w:val="20"/>
                <w:szCs w:val="20"/>
                <w:rPrChange w:id="252" w:author="Travis Edward Rooney" w:date="2022-02-27T12:54:00Z">
                  <w:rPr>
                    <w:ins w:id="253" w:author="Travis Edward Rooney" w:date="2022-02-27T12:54:00Z"/>
                    <w:rFonts w:ascii="Calibri" w:eastAsia="Times New Roman" w:hAnsi="Calibri" w:cs="Times New Roman"/>
                    <w:color w:val="000000"/>
                  </w:rPr>
                </w:rPrChange>
              </w:rPr>
              <w:pPrChange w:id="254" w:author="Travis Edward Rooney" w:date="2022-02-27T12:54:00Z">
                <w:pPr>
                  <w:spacing w:after="0" w:line="240" w:lineRule="auto"/>
                  <w:jc w:val="right"/>
                </w:pPr>
              </w:pPrChange>
            </w:pPr>
            <w:ins w:id="255" w:author="Travis Edward Rooney" w:date="2022-02-27T12:54:00Z">
              <w:r w:rsidRPr="00202D0D">
                <w:rPr>
                  <w:rFonts w:ascii="Times New Roman" w:eastAsia="Times New Roman" w:hAnsi="Times New Roman" w:cs="Times New Roman"/>
                  <w:color w:val="000000"/>
                  <w:sz w:val="20"/>
                  <w:szCs w:val="20"/>
                  <w:rPrChange w:id="256" w:author="Travis Edward Rooney" w:date="2022-02-27T12:54:00Z">
                    <w:rPr>
                      <w:rFonts w:ascii="Calibri" w:eastAsia="Times New Roman" w:hAnsi="Calibri" w:cs="Times New Roman"/>
                      <w:color w:val="000000"/>
                    </w:rPr>
                  </w:rPrChange>
                </w:rPr>
                <w:t>1.82E-09</w:t>
              </w:r>
            </w:ins>
          </w:p>
        </w:tc>
        <w:tc>
          <w:tcPr>
            <w:tcW w:w="1060" w:type="dxa"/>
            <w:shd w:val="clear" w:color="auto" w:fill="E7E6E6" w:themeFill="background2"/>
            <w:noWrap/>
            <w:vAlign w:val="bottom"/>
            <w:hideMark/>
            <w:tcPrChange w:id="257" w:author="Travis Edward Rooney" w:date="2022-02-27T12:58:00Z">
              <w:tcPr>
                <w:tcW w:w="1060" w:type="dxa"/>
                <w:shd w:val="clear" w:color="auto" w:fill="auto"/>
                <w:noWrap/>
                <w:vAlign w:val="bottom"/>
                <w:hideMark/>
              </w:tcPr>
            </w:tcPrChange>
          </w:tcPr>
          <w:p w14:paraId="22F826F2" w14:textId="77777777" w:rsidR="00202D0D" w:rsidRPr="00202D0D" w:rsidRDefault="00202D0D">
            <w:pPr>
              <w:widowControl w:val="0"/>
              <w:spacing w:before="240" w:after="240" w:line="240" w:lineRule="auto"/>
              <w:jc w:val="center"/>
              <w:rPr>
                <w:ins w:id="258" w:author="Travis Edward Rooney" w:date="2022-02-27T12:54:00Z"/>
                <w:rFonts w:ascii="Times New Roman" w:eastAsia="Times New Roman" w:hAnsi="Times New Roman" w:cs="Times New Roman"/>
                <w:color w:val="000000"/>
                <w:sz w:val="20"/>
                <w:szCs w:val="20"/>
                <w:rPrChange w:id="259" w:author="Travis Edward Rooney" w:date="2022-02-27T12:54:00Z">
                  <w:rPr>
                    <w:ins w:id="260" w:author="Travis Edward Rooney" w:date="2022-02-27T12:54:00Z"/>
                    <w:rFonts w:ascii="Calibri" w:eastAsia="Times New Roman" w:hAnsi="Calibri" w:cs="Times New Roman"/>
                    <w:color w:val="000000"/>
                  </w:rPr>
                </w:rPrChange>
              </w:rPr>
              <w:pPrChange w:id="261" w:author="Travis Edward Rooney" w:date="2022-02-27T12:54:00Z">
                <w:pPr>
                  <w:spacing w:after="0" w:line="240" w:lineRule="auto"/>
                  <w:jc w:val="right"/>
                </w:pPr>
              </w:pPrChange>
            </w:pPr>
            <w:ins w:id="262" w:author="Travis Edward Rooney" w:date="2022-02-27T12:54:00Z">
              <w:r w:rsidRPr="00202D0D">
                <w:rPr>
                  <w:rFonts w:ascii="Times New Roman" w:eastAsia="Times New Roman" w:hAnsi="Times New Roman" w:cs="Times New Roman"/>
                  <w:color w:val="000000"/>
                  <w:sz w:val="20"/>
                  <w:szCs w:val="20"/>
                  <w:rPrChange w:id="263" w:author="Travis Edward Rooney" w:date="2022-02-27T12:54:00Z">
                    <w:rPr>
                      <w:rFonts w:ascii="Calibri" w:eastAsia="Times New Roman" w:hAnsi="Calibri" w:cs="Times New Roman"/>
                      <w:color w:val="000000"/>
                    </w:rPr>
                  </w:rPrChange>
                </w:rPr>
                <w:t>0.21</w:t>
              </w:r>
            </w:ins>
          </w:p>
        </w:tc>
      </w:tr>
      <w:tr w:rsidR="00202D0D" w:rsidRPr="00202D0D" w14:paraId="1545FB88" w14:textId="77777777" w:rsidTr="00202D0D">
        <w:trPr>
          <w:trHeight w:val="300"/>
          <w:ins w:id="264" w:author="Travis Edward Rooney" w:date="2022-02-27T12:54:00Z"/>
          <w:trPrChange w:id="265" w:author="Travis Edward Rooney" w:date="2022-02-27T12:56:00Z">
            <w:trPr>
              <w:trHeight w:val="300"/>
            </w:trPr>
          </w:trPrChange>
        </w:trPr>
        <w:tc>
          <w:tcPr>
            <w:tcW w:w="2170" w:type="dxa"/>
            <w:shd w:val="clear" w:color="auto" w:fill="auto"/>
            <w:noWrap/>
            <w:vAlign w:val="bottom"/>
            <w:hideMark/>
            <w:tcPrChange w:id="266" w:author="Travis Edward Rooney" w:date="2022-02-27T12:56:00Z">
              <w:tcPr>
                <w:tcW w:w="2170" w:type="dxa"/>
                <w:shd w:val="clear" w:color="auto" w:fill="auto"/>
                <w:noWrap/>
                <w:vAlign w:val="bottom"/>
                <w:hideMark/>
              </w:tcPr>
            </w:tcPrChange>
          </w:tcPr>
          <w:p w14:paraId="463F1ECC" w14:textId="77777777" w:rsidR="00202D0D" w:rsidRPr="00202D0D" w:rsidRDefault="00202D0D">
            <w:pPr>
              <w:widowControl w:val="0"/>
              <w:spacing w:before="240" w:after="240" w:line="240" w:lineRule="auto"/>
              <w:jc w:val="center"/>
              <w:rPr>
                <w:ins w:id="267" w:author="Travis Edward Rooney" w:date="2022-02-27T12:54:00Z"/>
                <w:rFonts w:ascii="Times New Roman" w:eastAsia="Times New Roman" w:hAnsi="Times New Roman" w:cs="Times New Roman"/>
                <w:color w:val="000000"/>
                <w:sz w:val="20"/>
                <w:szCs w:val="20"/>
                <w:rPrChange w:id="268" w:author="Travis Edward Rooney" w:date="2022-02-27T12:54:00Z">
                  <w:rPr>
                    <w:ins w:id="269" w:author="Travis Edward Rooney" w:date="2022-02-27T12:54:00Z"/>
                    <w:rFonts w:ascii="Calibri" w:eastAsia="Times New Roman" w:hAnsi="Calibri" w:cs="Times New Roman"/>
                    <w:color w:val="000000"/>
                  </w:rPr>
                </w:rPrChange>
              </w:rPr>
              <w:pPrChange w:id="270" w:author="Travis Edward Rooney" w:date="2022-02-27T12:54:00Z">
                <w:pPr>
                  <w:spacing w:after="0" w:line="240" w:lineRule="auto"/>
                </w:pPr>
              </w:pPrChange>
            </w:pPr>
            <w:ins w:id="271" w:author="Travis Edward Rooney" w:date="2022-02-27T12:54:00Z">
              <w:r w:rsidRPr="00202D0D">
                <w:rPr>
                  <w:rFonts w:ascii="Times New Roman" w:eastAsia="Times New Roman" w:hAnsi="Times New Roman" w:cs="Times New Roman"/>
                  <w:color w:val="000000"/>
                  <w:sz w:val="20"/>
                  <w:szCs w:val="20"/>
                  <w:rPrChange w:id="272" w:author="Travis Edward Rooney" w:date="2022-02-27T12:54:00Z">
                    <w:rPr>
                      <w:rFonts w:ascii="Calibri" w:eastAsia="Times New Roman" w:hAnsi="Calibri" w:cs="Times New Roman"/>
                      <w:color w:val="000000"/>
                    </w:rPr>
                  </w:rPrChange>
                </w:rPr>
                <w:t>JHI-Hv50k-2016-388539</w:t>
              </w:r>
            </w:ins>
          </w:p>
        </w:tc>
        <w:tc>
          <w:tcPr>
            <w:tcW w:w="1060" w:type="dxa"/>
            <w:shd w:val="clear" w:color="auto" w:fill="auto"/>
            <w:noWrap/>
            <w:vAlign w:val="bottom"/>
            <w:hideMark/>
            <w:tcPrChange w:id="273" w:author="Travis Edward Rooney" w:date="2022-02-27T12:56:00Z">
              <w:tcPr>
                <w:tcW w:w="1060" w:type="dxa"/>
                <w:shd w:val="clear" w:color="auto" w:fill="auto"/>
                <w:noWrap/>
                <w:vAlign w:val="bottom"/>
                <w:hideMark/>
              </w:tcPr>
            </w:tcPrChange>
          </w:tcPr>
          <w:p w14:paraId="0FEF390C" w14:textId="77777777" w:rsidR="00202D0D" w:rsidRPr="00202D0D" w:rsidRDefault="00202D0D">
            <w:pPr>
              <w:widowControl w:val="0"/>
              <w:spacing w:before="240" w:after="240" w:line="240" w:lineRule="auto"/>
              <w:jc w:val="center"/>
              <w:rPr>
                <w:ins w:id="274" w:author="Travis Edward Rooney" w:date="2022-02-27T12:54:00Z"/>
                <w:rFonts w:ascii="Times New Roman" w:eastAsia="Times New Roman" w:hAnsi="Times New Roman" w:cs="Times New Roman"/>
                <w:color w:val="000000"/>
                <w:sz w:val="20"/>
                <w:szCs w:val="20"/>
                <w:rPrChange w:id="275" w:author="Travis Edward Rooney" w:date="2022-02-27T12:54:00Z">
                  <w:rPr>
                    <w:ins w:id="276" w:author="Travis Edward Rooney" w:date="2022-02-27T12:54:00Z"/>
                    <w:rFonts w:ascii="Calibri" w:eastAsia="Times New Roman" w:hAnsi="Calibri" w:cs="Times New Roman"/>
                    <w:color w:val="000000"/>
                  </w:rPr>
                </w:rPrChange>
              </w:rPr>
              <w:pPrChange w:id="277" w:author="Travis Edward Rooney" w:date="2022-02-27T12:54:00Z">
                <w:pPr>
                  <w:spacing w:after="0" w:line="240" w:lineRule="auto"/>
                </w:pPr>
              </w:pPrChange>
            </w:pPr>
            <w:ins w:id="278" w:author="Travis Edward Rooney" w:date="2022-02-27T12:54:00Z">
              <w:r w:rsidRPr="00202D0D">
                <w:rPr>
                  <w:rFonts w:ascii="Times New Roman" w:eastAsia="Times New Roman" w:hAnsi="Times New Roman" w:cs="Times New Roman"/>
                  <w:color w:val="000000"/>
                  <w:sz w:val="20"/>
                  <w:szCs w:val="20"/>
                  <w:rPrChange w:id="279" w:author="Travis Edward Rooney" w:date="2022-02-27T12:54:00Z">
                    <w:rPr>
                      <w:rFonts w:ascii="Calibri" w:eastAsia="Times New Roman" w:hAnsi="Calibri" w:cs="Times New Roman"/>
                      <w:color w:val="000000"/>
                    </w:rPr>
                  </w:rPrChange>
                </w:rPr>
                <w:t>BG</w:t>
              </w:r>
            </w:ins>
          </w:p>
        </w:tc>
        <w:tc>
          <w:tcPr>
            <w:tcW w:w="1440" w:type="dxa"/>
            <w:shd w:val="clear" w:color="auto" w:fill="auto"/>
            <w:noWrap/>
            <w:vAlign w:val="bottom"/>
            <w:hideMark/>
            <w:tcPrChange w:id="280" w:author="Travis Edward Rooney" w:date="2022-02-27T12:56:00Z">
              <w:tcPr>
                <w:tcW w:w="1440" w:type="dxa"/>
                <w:shd w:val="clear" w:color="auto" w:fill="auto"/>
                <w:noWrap/>
                <w:vAlign w:val="bottom"/>
                <w:hideMark/>
              </w:tcPr>
            </w:tcPrChange>
          </w:tcPr>
          <w:p w14:paraId="3BEC1628" w14:textId="77777777" w:rsidR="00202D0D" w:rsidRPr="00202D0D" w:rsidRDefault="00202D0D">
            <w:pPr>
              <w:widowControl w:val="0"/>
              <w:spacing w:before="240" w:after="240" w:line="240" w:lineRule="auto"/>
              <w:jc w:val="center"/>
              <w:rPr>
                <w:ins w:id="281" w:author="Travis Edward Rooney" w:date="2022-02-27T12:54:00Z"/>
                <w:rFonts w:ascii="Times New Roman" w:eastAsia="Times New Roman" w:hAnsi="Times New Roman" w:cs="Times New Roman"/>
                <w:color w:val="000000"/>
                <w:sz w:val="20"/>
                <w:szCs w:val="20"/>
                <w:rPrChange w:id="282" w:author="Travis Edward Rooney" w:date="2022-02-27T12:54:00Z">
                  <w:rPr>
                    <w:ins w:id="283" w:author="Travis Edward Rooney" w:date="2022-02-27T12:54:00Z"/>
                    <w:rFonts w:ascii="Calibri" w:eastAsia="Times New Roman" w:hAnsi="Calibri" w:cs="Times New Roman"/>
                    <w:color w:val="000000"/>
                  </w:rPr>
                </w:rPrChange>
              </w:rPr>
              <w:pPrChange w:id="284" w:author="Travis Edward Rooney" w:date="2022-02-27T12:54:00Z">
                <w:pPr>
                  <w:spacing w:after="0" w:line="240" w:lineRule="auto"/>
                  <w:jc w:val="right"/>
                </w:pPr>
              </w:pPrChange>
            </w:pPr>
            <w:ins w:id="285" w:author="Travis Edward Rooney" w:date="2022-02-27T12:54:00Z">
              <w:r w:rsidRPr="00202D0D">
                <w:rPr>
                  <w:rFonts w:ascii="Times New Roman" w:eastAsia="Times New Roman" w:hAnsi="Times New Roman" w:cs="Times New Roman"/>
                  <w:color w:val="000000"/>
                  <w:sz w:val="20"/>
                  <w:szCs w:val="20"/>
                  <w:rPrChange w:id="286" w:author="Travis Edward Rooney" w:date="2022-02-27T12:54:00Z">
                    <w:rPr>
                      <w:rFonts w:ascii="Calibri" w:eastAsia="Times New Roman" w:hAnsi="Calibri" w:cs="Times New Roman"/>
                      <w:color w:val="000000"/>
                    </w:rPr>
                  </w:rPrChange>
                </w:rPr>
                <w:t>6</w:t>
              </w:r>
            </w:ins>
          </w:p>
        </w:tc>
        <w:tc>
          <w:tcPr>
            <w:tcW w:w="1560" w:type="dxa"/>
            <w:shd w:val="clear" w:color="auto" w:fill="auto"/>
            <w:noWrap/>
            <w:vAlign w:val="bottom"/>
            <w:hideMark/>
            <w:tcPrChange w:id="287" w:author="Travis Edward Rooney" w:date="2022-02-27T12:56:00Z">
              <w:tcPr>
                <w:tcW w:w="1560" w:type="dxa"/>
                <w:shd w:val="clear" w:color="auto" w:fill="auto"/>
                <w:noWrap/>
                <w:vAlign w:val="bottom"/>
                <w:hideMark/>
              </w:tcPr>
            </w:tcPrChange>
          </w:tcPr>
          <w:p w14:paraId="6B1ADF5C" w14:textId="77777777" w:rsidR="00202D0D" w:rsidRPr="00202D0D" w:rsidRDefault="00202D0D">
            <w:pPr>
              <w:widowControl w:val="0"/>
              <w:spacing w:before="240" w:after="240" w:line="240" w:lineRule="auto"/>
              <w:jc w:val="center"/>
              <w:rPr>
                <w:ins w:id="288" w:author="Travis Edward Rooney" w:date="2022-02-27T12:54:00Z"/>
                <w:rFonts w:ascii="Times New Roman" w:eastAsia="Times New Roman" w:hAnsi="Times New Roman" w:cs="Times New Roman"/>
                <w:color w:val="000000"/>
                <w:sz w:val="20"/>
                <w:szCs w:val="20"/>
                <w:rPrChange w:id="289" w:author="Travis Edward Rooney" w:date="2022-02-27T12:54:00Z">
                  <w:rPr>
                    <w:ins w:id="290" w:author="Travis Edward Rooney" w:date="2022-02-27T12:54:00Z"/>
                    <w:rFonts w:ascii="Calibri" w:eastAsia="Times New Roman" w:hAnsi="Calibri" w:cs="Times New Roman"/>
                    <w:color w:val="000000"/>
                  </w:rPr>
                </w:rPrChange>
              </w:rPr>
              <w:pPrChange w:id="291" w:author="Travis Edward Rooney" w:date="2022-02-27T12:54:00Z">
                <w:pPr>
                  <w:spacing w:after="0" w:line="240" w:lineRule="auto"/>
                  <w:jc w:val="right"/>
                </w:pPr>
              </w:pPrChange>
            </w:pPr>
            <w:ins w:id="292" w:author="Travis Edward Rooney" w:date="2022-02-27T12:54:00Z">
              <w:r w:rsidRPr="00202D0D">
                <w:rPr>
                  <w:rFonts w:ascii="Times New Roman" w:eastAsia="Times New Roman" w:hAnsi="Times New Roman" w:cs="Times New Roman"/>
                  <w:color w:val="000000"/>
                  <w:sz w:val="20"/>
                  <w:szCs w:val="20"/>
                  <w:rPrChange w:id="293" w:author="Travis Edward Rooney" w:date="2022-02-27T12:54:00Z">
                    <w:rPr>
                      <w:rFonts w:ascii="Calibri" w:eastAsia="Times New Roman" w:hAnsi="Calibri" w:cs="Times New Roman"/>
                      <w:color w:val="000000"/>
                    </w:rPr>
                  </w:rPrChange>
                </w:rPr>
                <w:t>69601728</w:t>
              </w:r>
            </w:ins>
          </w:p>
        </w:tc>
        <w:tc>
          <w:tcPr>
            <w:tcW w:w="1060" w:type="dxa"/>
            <w:shd w:val="clear" w:color="auto" w:fill="auto"/>
            <w:noWrap/>
            <w:vAlign w:val="bottom"/>
            <w:hideMark/>
            <w:tcPrChange w:id="294" w:author="Travis Edward Rooney" w:date="2022-02-27T12:56:00Z">
              <w:tcPr>
                <w:tcW w:w="1060" w:type="dxa"/>
                <w:shd w:val="clear" w:color="auto" w:fill="auto"/>
                <w:noWrap/>
                <w:vAlign w:val="bottom"/>
                <w:hideMark/>
              </w:tcPr>
            </w:tcPrChange>
          </w:tcPr>
          <w:p w14:paraId="00F7BCAB" w14:textId="77777777" w:rsidR="00202D0D" w:rsidRPr="00202D0D" w:rsidRDefault="00202D0D">
            <w:pPr>
              <w:widowControl w:val="0"/>
              <w:spacing w:before="240" w:after="240" w:line="240" w:lineRule="auto"/>
              <w:jc w:val="center"/>
              <w:rPr>
                <w:ins w:id="295" w:author="Travis Edward Rooney" w:date="2022-02-27T12:54:00Z"/>
                <w:rFonts w:ascii="Times New Roman" w:eastAsia="Times New Roman" w:hAnsi="Times New Roman" w:cs="Times New Roman"/>
                <w:color w:val="000000"/>
                <w:sz w:val="20"/>
                <w:szCs w:val="20"/>
                <w:rPrChange w:id="296" w:author="Travis Edward Rooney" w:date="2022-02-27T12:54:00Z">
                  <w:rPr>
                    <w:ins w:id="297" w:author="Travis Edward Rooney" w:date="2022-02-27T12:54:00Z"/>
                    <w:rFonts w:ascii="Calibri" w:eastAsia="Times New Roman" w:hAnsi="Calibri" w:cs="Times New Roman"/>
                    <w:color w:val="000000"/>
                  </w:rPr>
                </w:rPrChange>
              </w:rPr>
              <w:pPrChange w:id="298" w:author="Travis Edward Rooney" w:date="2022-02-27T12:54:00Z">
                <w:pPr>
                  <w:spacing w:after="0" w:line="240" w:lineRule="auto"/>
                  <w:jc w:val="right"/>
                </w:pPr>
              </w:pPrChange>
            </w:pPr>
            <w:ins w:id="299" w:author="Travis Edward Rooney" w:date="2022-02-27T12:54:00Z">
              <w:r w:rsidRPr="00202D0D">
                <w:rPr>
                  <w:rFonts w:ascii="Times New Roman" w:eastAsia="Times New Roman" w:hAnsi="Times New Roman" w:cs="Times New Roman"/>
                  <w:color w:val="000000"/>
                  <w:sz w:val="20"/>
                  <w:szCs w:val="20"/>
                  <w:rPrChange w:id="300" w:author="Travis Edward Rooney" w:date="2022-02-27T12:54:00Z">
                    <w:rPr>
                      <w:rFonts w:ascii="Calibri" w:eastAsia="Times New Roman" w:hAnsi="Calibri" w:cs="Times New Roman"/>
                      <w:color w:val="000000"/>
                    </w:rPr>
                  </w:rPrChange>
                </w:rPr>
                <w:t>5.7E-07</w:t>
              </w:r>
            </w:ins>
          </w:p>
        </w:tc>
        <w:tc>
          <w:tcPr>
            <w:tcW w:w="1060" w:type="dxa"/>
            <w:shd w:val="clear" w:color="auto" w:fill="auto"/>
            <w:noWrap/>
            <w:vAlign w:val="bottom"/>
            <w:hideMark/>
            <w:tcPrChange w:id="301" w:author="Travis Edward Rooney" w:date="2022-02-27T12:56:00Z">
              <w:tcPr>
                <w:tcW w:w="1060" w:type="dxa"/>
                <w:shd w:val="clear" w:color="auto" w:fill="auto"/>
                <w:noWrap/>
                <w:vAlign w:val="bottom"/>
                <w:hideMark/>
              </w:tcPr>
            </w:tcPrChange>
          </w:tcPr>
          <w:p w14:paraId="3B0DA37E" w14:textId="77777777" w:rsidR="00202D0D" w:rsidRPr="00202D0D" w:rsidRDefault="00202D0D">
            <w:pPr>
              <w:widowControl w:val="0"/>
              <w:spacing w:before="240" w:after="240" w:line="240" w:lineRule="auto"/>
              <w:jc w:val="center"/>
              <w:rPr>
                <w:ins w:id="302" w:author="Travis Edward Rooney" w:date="2022-02-27T12:54:00Z"/>
                <w:rFonts w:ascii="Times New Roman" w:eastAsia="Times New Roman" w:hAnsi="Times New Roman" w:cs="Times New Roman"/>
                <w:color w:val="000000"/>
                <w:sz w:val="20"/>
                <w:szCs w:val="20"/>
                <w:rPrChange w:id="303" w:author="Travis Edward Rooney" w:date="2022-02-27T12:54:00Z">
                  <w:rPr>
                    <w:ins w:id="304" w:author="Travis Edward Rooney" w:date="2022-02-27T12:54:00Z"/>
                    <w:rFonts w:ascii="Calibri" w:eastAsia="Times New Roman" w:hAnsi="Calibri" w:cs="Times New Roman"/>
                    <w:color w:val="000000"/>
                  </w:rPr>
                </w:rPrChange>
              </w:rPr>
              <w:pPrChange w:id="305" w:author="Travis Edward Rooney" w:date="2022-02-27T12:54:00Z">
                <w:pPr>
                  <w:spacing w:after="0" w:line="240" w:lineRule="auto"/>
                  <w:jc w:val="right"/>
                </w:pPr>
              </w:pPrChange>
            </w:pPr>
            <w:ins w:id="306" w:author="Travis Edward Rooney" w:date="2022-02-27T12:54:00Z">
              <w:r w:rsidRPr="00202D0D">
                <w:rPr>
                  <w:rFonts w:ascii="Times New Roman" w:eastAsia="Times New Roman" w:hAnsi="Times New Roman" w:cs="Times New Roman"/>
                  <w:color w:val="000000"/>
                  <w:sz w:val="20"/>
                  <w:szCs w:val="20"/>
                  <w:rPrChange w:id="307" w:author="Travis Edward Rooney" w:date="2022-02-27T12:54:00Z">
                    <w:rPr>
                      <w:rFonts w:ascii="Calibri" w:eastAsia="Times New Roman" w:hAnsi="Calibri" w:cs="Times New Roman"/>
                      <w:color w:val="000000"/>
                    </w:rPr>
                  </w:rPrChange>
                </w:rPr>
                <w:t>0.28</w:t>
              </w:r>
            </w:ins>
          </w:p>
        </w:tc>
      </w:tr>
      <w:tr w:rsidR="00202D0D" w:rsidRPr="00202D0D" w14:paraId="2B8366FB" w14:textId="77777777" w:rsidTr="00E5396B">
        <w:trPr>
          <w:trHeight w:val="300"/>
          <w:ins w:id="308" w:author="Travis Edward Rooney" w:date="2022-02-27T12:54:00Z"/>
          <w:trPrChange w:id="309" w:author="Travis Edward Rooney" w:date="2022-02-27T12:58:00Z">
            <w:trPr>
              <w:trHeight w:val="300"/>
            </w:trPr>
          </w:trPrChange>
        </w:trPr>
        <w:tc>
          <w:tcPr>
            <w:tcW w:w="2170" w:type="dxa"/>
            <w:shd w:val="clear" w:color="auto" w:fill="E7E6E6" w:themeFill="background2"/>
            <w:noWrap/>
            <w:vAlign w:val="bottom"/>
            <w:hideMark/>
            <w:tcPrChange w:id="310" w:author="Travis Edward Rooney" w:date="2022-02-27T12:58:00Z">
              <w:tcPr>
                <w:tcW w:w="2170" w:type="dxa"/>
                <w:shd w:val="clear" w:color="auto" w:fill="auto"/>
                <w:noWrap/>
                <w:vAlign w:val="bottom"/>
                <w:hideMark/>
              </w:tcPr>
            </w:tcPrChange>
          </w:tcPr>
          <w:p w14:paraId="38CF5EC8" w14:textId="77777777" w:rsidR="00202D0D" w:rsidRPr="00202D0D" w:rsidRDefault="00202D0D">
            <w:pPr>
              <w:widowControl w:val="0"/>
              <w:spacing w:before="240" w:after="240" w:line="240" w:lineRule="auto"/>
              <w:jc w:val="center"/>
              <w:rPr>
                <w:ins w:id="311" w:author="Travis Edward Rooney" w:date="2022-02-27T12:54:00Z"/>
                <w:rFonts w:ascii="Times New Roman" w:eastAsia="Times New Roman" w:hAnsi="Times New Roman" w:cs="Times New Roman"/>
                <w:color w:val="000000"/>
                <w:sz w:val="20"/>
                <w:szCs w:val="20"/>
                <w:rPrChange w:id="312" w:author="Travis Edward Rooney" w:date="2022-02-27T12:54:00Z">
                  <w:rPr>
                    <w:ins w:id="313" w:author="Travis Edward Rooney" w:date="2022-02-27T12:54:00Z"/>
                    <w:rFonts w:ascii="Calibri" w:eastAsia="Times New Roman" w:hAnsi="Calibri" w:cs="Times New Roman"/>
                    <w:color w:val="000000"/>
                  </w:rPr>
                </w:rPrChange>
              </w:rPr>
              <w:pPrChange w:id="314" w:author="Travis Edward Rooney" w:date="2022-02-27T12:54:00Z">
                <w:pPr>
                  <w:spacing w:after="0" w:line="240" w:lineRule="auto"/>
                </w:pPr>
              </w:pPrChange>
            </w:pPr>
            <w:ins w:id="315" w:author="Travis Edward Rooney" w:date="2022-02-27T12:54:00Z">
              <w:r w:rsidRPr="00202D0D">
                <w:rPr>
                  <w:rFonts w:ascii="Times New Roman" w:eastAsia="Times New Roman" w:hAnsi="Times New Roman" w:cs="Times New Roman"/>
                  <w:color w:val="000000"/>
                  <w:sz w:val="20"/>
                  <w:szCs w:val="20"/>
                  <w:rPrChange w:id="316" w:author="Travis Edward Rooney" w:date="2022-02-27T12:54:00Z">
                    <w:rPr>
                      <w:rFonts w:ascii="Calibri" w:eastAsia="Times New Roman" w:hAnsi="Calibri" w:cs="Times New Roman"/>
                      <w:color w:val="000000"/>
                    </w:rPr>
                  </w:rPrChange>
                </w:rPr>
                <w:t>JHI-Hv50k-2016-386349</w:t>
              </w:r>
            </w:ins>
          </w:p>
        </w:tc>
        <w:tc>
          <w:tcPr>
            <w:tcW w:w="1060" w:type="dxa"/>
            <w:shd w:val="clear" w:color="auto" w:fill="E7E6E6" w:themeFill="background2"/>
            <w:noWrap/>
            <w:vAlign w:val="bottom"/>
            <w:hideMark/>
            <w:tcPrChange w:id="317" w:author="Travis Edward Rooney" w:date="2022-02-27T12:58:00Z">
              <w:tcPr>
                <w:tcW w:w="1060" w:type="dxa"/>
                <w:shd w:val="clear" w:color="auto" w:fill="auto"/>
                <w:noWrap/>
                <w:vAlign w:val="bottom"/>
                <w:hideMark/>
              </w:tcPr>
            </w:tcPrChange>
          </w:tcPr>
          <w:p w14:paraId="2A0B3212" w14:textId="77777777" w:rsidR="00202D0D" w:rsidRPr="00202D0D" w:rsidRDefault="00202D0D">
            <w:pPr>
              <w:widowControl w:val="0"/>
              <w:spacing w:before="240" w:after="240" w:line="240" w:lineRule="auto"/>
              <w:jc w:val="center"/>
              <w:rPr>
                <w:ins w:id="318" w:author="Travis Edward Rooney" w:date="2022-02-27T12:54:00Z"/>
                <w:rFonts w:ascii="Times New Roman" w:eastAsia="Times New Roman" w:hAnsi="Times New Roman" w:cs="Times New Roman"/>
                <w:color w:val="000000"/>
                <w:sz w:val="20"/>
                <w:szCs w:val="20"/>
                <w:rPrChange w:id="319" w:author="Travis Edward Rooney" w:date="2022-02-27T12:54:00Z">
                  <w:rPr>
                    <w:ins w:id="320" w:author="Travis Edward Rooney" w:date="2022-02-27T12:54:00Z"/>
                    <w:rFonts w:ascii="Calibri" w:eastAsia="Times New Roman" w:hAnsi="Calibri" w:cs="Times New Roman"/>
                    <w:color w:val="000000"/>
                  </w:rPr>
                </w:rPrChange>
              </w:rPr>
              <w:pPrChange w:id="321" w:author="Travis Edward Rooney" w:date="2022-02-27T12:54:00Z">
                <w:pPr>
                  <w:spacing w:after="0" w:line="240" w:lineRule="auto"/>
                </w:pPr>
              </w:pPrChange>
            </w:pPr>
            <w:ins w:id="322" w:author="Travis Edward Rooney" w:date="2022-02-27T12:54:00Z">
              <w:r w:rsidRPr="00202D0D">
                <w:rPr>
                  <w:rFonts w:ascii="Times New Roman" w:eastAsia="Times New Roman" w:hAnsi="Times New Roman" w:cs="Times New Roman"/>
                  <w:color w:val="000000"/>
                  <w:sz w:val="20"/>
                  <w:szCs w:val="20"/>
                  <w:rPrChange w:id="323" w:author="Travis Edward Rooney" w:date="2022-02-27T12:54:00Z">
                    <w:rPr>
                      <w:rFonts w:ascii="Calibri" w:eastAsia="Times New Roman" w:hAnsi="Calibri" w:cs="Times New Roman"/>
                      <w:color w:val="000000"/>
                    </w:rPr>
                  </w:rPrChange>
                </w:rPr>
                <w:t>DP</w:t>
              </w:r>
            </w:ins>
          </w:p>
        </w:tc>
        <w:tc>
          <w:tcPr>
            <w:tcW w:w="1440" w:type="dxa"/>
            <w:shd w:val="clear" w:color="auto" w:fill="E7E6E6" w:themeFill="background2"/>
            <w:noWrap/>
            <w:vAlign w:val="bottom"/>
            <w:hideMark/>
            <w:tcPrChange w:id="324" w:author="Travis Edward Rooney" w:date="2022-02-27T12:58:00Z">
              <w:tcPr>
                <w:tcW w:w="1440" w:type="dxa"/>
                <w:shd w:val="clear" w:color="auto" w:fill="auto"/>
                <w:noWrap/>
                <w:vAlign w:val="bottom"/>
                <w:hideMark/>
              </w:tcPr>
            </w:tcPrChange>
          </w:tcPr>
          <w:p w14:paraId="4EA8ADAD" w14:textId="77777777" w:rsidR="00202D0D" w:rsidRPr="00202D0D" w:rsidRDefault="00202D0D">
            <w:pPr>
              <w:widowControl w:val="0"/>
              <w:spacing w:before="240" w:after="240" w:line="240" w:lineRule="auto"/>
              <w:jc w:val="center"/>
              <w:rPr>
                <w:ins w:id="325" w:author="Travis Edward Rooney" w:date="2022-02-27T12:54:00Z"/>
                <w:rFonts w:ascii="Times New Roman" w:eastAsia="Times New Roman" w:hAnsi="Times New Roman" w:cs="Times New Roman"/>
                <w:color w:val="000000"/>
                <w:sz w:val="20"/>
                <w:szCs w:val="20"/>
                <w:rPrChange w:id="326" w:author="Travis Edward Rooney" w:date="2022-02-27T12:54:00Z">
                  <w:rPr>
                    <w:ins w:id="327" w:author="Travis Edward Rooney" w:date="2022-02-27T12:54:00Z"/>
                    <w:rFonts w:ascii="Calibri" w:eastAsia="Times New Roman" w:hAnsi="Calibri" w:cs="Times New Roman"/>
                    <w:color w:val="000000"/>
                  </w:rPr>
                </w:rPrChange>
              </w:rPr>
              <w:pPrChange w:id="328" w:author="Travis Edward Rooney" w:date="2022-02-27T12:54:00Z">
                <w:pPr>
                  <w:spacing w:after="0" w:line="240" w:lineRule="auto"/>
                  <w:jc w:val="right"/>
                </w:pPr>
              </w:pPrChange>
            </w:pPr>
            <w:ins w:id="329" w:author="Travis Edward Rooney" w:date="2022-02-27T12:54:00Z">
              <w:r w:rsidRPr="00202D0D">
                <w:rPr>
                  <w:rFonts w:ascii="Times New Roman" w:eastAsia="Times New Roman" w:hAnsi="Times New Roman" w:cs="Times New Roman"/>
                  <w:color w:val="000000"/>
                  <w:sz w:val="20"/>
                  <w:szCs w:val="20"/>
                  <w:rPrChange w:id="330" w:author="Travis Edward Rooney" w:date="2022-02-27T12:54:00Z">
                    <w:rPr>
                      <w:rFonts w:ascii="Calibri" w:eastAsia="Times New Roman" w:hAnsi="Calibri" w:cs="Times New Roman"/>
                      <w:color w:val="000000"/>
                    </w:rPr>
                  </w:rPrChange>
                </w:rPr>
                <w:t>6</w:t>
              </w:r>
            </w:ins>
          </w:p>
        </w:tc>
        <w:tc>
          <w:tcPr>
            <w:tcW w:w="1560" w:type="dxa"/>
            <w:shd w:val="clear" w:color="auto" w:fill="E7E6E6" w:themeFill="background2"/>
            <w:noWrap/>
            <w:vAlign w:val="bottom"/>
            <w:hideMark/>
            <w:tcPrChange w:id="331" w:author="Travis Edward Rooney" w:date="2022-02-27T12:58:00Z">
              <w:tcPr>
                <w:tcW w:w="1560" w:type="dxa"/>
                <w:shd w:val="clear" w:color="auto" w:fill="auto"/>
                <w:noWrap/>
                <w:vAlign w:val="bottom"/>
                <w:hideMark/>
              </w:tcPr>
            </w:tcPrChange>
          </w:tcPr>
          <w:p w14:paraId="381B98A5" w14:textId="77777777" w:rsidR="00202D0D" w:rsidRPr="00202D0D" w:rsidRDefault="00202D0D">
            <w:pPr>
              <w:widowControl w:val="0"/>
              <w:spacing w:before="240" w:after="240" w:line="240" w:lineRule="auto"/>
              <w:jc w:val="center"/>
              <w:rPr>
                <w:ins w:id="332" w:author="Travis Edward Rooney" w:date="2022-02-27T12:54:00Z"/>
                <w:rFonts w:ascii="Times New Roman" w:eastAsia="Times New Roman" w:hAnsi="Times New Roman" w:cs="Times New Roman"/>
                <w:color w:val="000000"/>
                <w:sz w:val="20"/>
                <w:szCs w:val="20"/>
                <w:rPrChange w:id="333" w:author="Travis Edward Rooney" w:date="2022-02-27T12:54:00Z">
                  <w:rPr>
                    <w:ins w:id="334" w:author="Travis Edward Rooney" w:date="2022-02-27T12:54:00Z"/>
                    <w:rFonts w:ascii="Calibri" w:eastAsia="Times New Roman" w:hAnsi="Calibri" w:cs="Times New Roman"/>
                    <w:color w:val="000000"/>
                  </w:rPr>
                </w:rPrChange>
              </w:rPr>
              <w:pPrChange w:id="335" w:author="Travis Edward Rooney" w:date="2022-02-27T12:54:00Z">
                <w:pPr>
                  <w:spacing w:after="0" w:line="240" w:lineRule="auto"/>
                  <w:jc w:val="right"/>
                </w:pPr>
              </w:pPrChange>
            </w:pPr>
            <w:ins w:id="336" w:author="Travis Edward Rooney" w:date="2022-02-27T12:54:00Z">
              <w:r w:rsidRPr="00202D0D">
                <w:rPr>
                  <w:rFonts w:ascii="Times New Roman" w:eastAsia="Times New Roman" w:hAnsi="Times New Roman" w:cs="Times New Roman"/>
                  <w:color w:val="000000"/>
                  <w:sz w:val="20"/>
                  <w:szCs w:val="20"/>
                  <w:rPrChange w:id="337" w:author="Travis Edward Rooney" w:date="2022-02-27T12:54:00Z">
                    <w:rPr>
                      <w:rFonts w:ascii="Calibri" w:eastAsia="Times New Roman" w:hAnsi="Calibri" w:cs="Times New Roman"/>
                      <w:color w:val="000000"/>
                    </w:rPr>
                  </w:rPrChange>
                </w:rPr>
                <w:t>47982141</w:t>
              </w:r>
            </w:ins>
          </w:p>
        </w:tc>
        <w:tc>
          <w:tcPr>
            <w:tcW w:w="1060" w:type="dxa"/>
            <w:shd w:val="clear" w:color="auto" w:fill="E7E6E6" w:themeFill="background2"/>
            <w:noWrap/>
            <w:vAlign w:val="bottom"/>
            <w:hideMark/>
            <w:tcPrChange w:id="338" w:author="Travis Edward Rooney" w:date="2022-02-27T12:58:00Z">
              <w:tcPr>
                <w:tcW w:w="1060" w:type="dxa"/>
                <w:shd w:val="clear" w:color="auto" w:fill="auto"/>
                <w:noWrap/>
                <w:vAlign w:val="bottom"/>
                <w:hideMark/>
              </w:tcPr>
            </w:tcPrChange>
          </w:tcPr>
          <w:p w14:paraId="15BBC0C5" w14:textId="77777777" w:rsidR="00202D0D" w:rsidRPr="00202D0D" w:rsidRDefault="00202D0D">
            <w:pPr>
              <w:widowControl w:val="0"/>
              <w:spacing w:before="240" w:after="240" w:line="240" w:lineRule="auto"/>
              <w:jc w:val="center"/>
              <w:rPr>
                <w:ins w:id="339" w:author="Travis Edward Rooney" w:date="2022-02-27T12:54:00Z"/>
                <w:rFonts w:ascii="Times New Roman" w:eastAsia="Times New Roman" w:hAnsi="Times New Roman" w:cs="Times New Roman"/>
                <w:color w:val="000000"/>
                <w:sz w:val="20"/>
                <w:szCs w:val="20"/>
                <w:rPrChange w:id="340" w:author="Travis Edward Rooney" w:date="2022-02-27T12:54:00Z">
                  <w:rPr>
                    <w:ins w:id="341" w:author="Travis Edward Rooney" w:date="2022-02-27T12:54:00Z"/>
                    <w:rFonts w:ascii="Calibri" w:eastAsia="Times New Roman" w:hAnsi="Calibri" w:cs="Times New Roman"/>
                    <w:color w:val="000000"/>
                  </w:rPr>
                </w:rPrChange>
              </w:rPr>
              <w:pPrChange w:id="342" w:author="Travis Edward Rooney" w:date="2022-02-27T12:54:00Z">
                <w:pPr>
                  <w:spacing w:after="0" w:line="240" w:lineRule="auto"/>
                  <w:jc w:val="right"/>
                </w:pPr>
              </w:pPrChange>
            </w:pPr>
            <w:ins w:id="343" w:author="Travis Edward Rooney" w:date="2022-02-27T12:54:00Z">
              <w:r w:rsidRPr="00202D0D">
                <w:rPr>
                  <w:rFonts w:ascii="Times New Roman" w:eastAsia="Times New Roman" w:hAnsi="Times New Roman" w:cs="Times New Roman"/>
                  <w:color w:val="000000"/>
                  <w:sz w:val="20"/>
                  <w:szCs w:val="20"/>
                  <w:rPrChange w:id="344" w:author="Travis Edward Rooney" w:date="2022-02-27T12:54:00Z">
                    <w:rPr>
                      <w:rFonts w:ascii="Calibri" w:eastAsia="Times New Roman" w:hAnsi="Calibri" w:cs="Times New Roman"/>
                      <w:color w:val="000000"/>
                    </w:rPr>
                  </w:rPrChange>
                </w:rPr>
                <w:t>3.35E-07</w:t>
              </w:r>
            </w:ins>
          </w:p>
        </w:tc>
        <w:tc>
          <w:tcPr>
            <w:tcW w:w="1060" w:type="dxa"/>
            <w:shd w:val="clear" w:color="auto" w:fill="E7E6E6" w:themeFill="background2"/>
            <w:noWrap/>
            <w:vAlign w:val="bottom"/>
            <w:hideMark/>
            <w:tcPrChange w:id="345" w:author="Travis Edward Rooney" w:date="2022-02-27T12:58:00Z">
              <w:tcPr>
                <w:tcW w:w="1060" w:type="dxa"/>
                <w:shd w:val="clear" w:color="auto" w:fill="auto"/>
                <w:noWrap/>
                <w:vAlign w:val="bottom"/>
                <w:hideMark/>
              </w:tcPr>
            </w:tcPrChange>
          </w:tcPr>
          <w:p w14:paraId="5EDEFC56" w14:textId="77777777" w:rsidR="00202D0D" w:rsidRPr="00202D0D" w:rsidRDefault="00202D0D">
            <w:pPr>
              <w:widowControl w:val="0"/>
              <w:spacing w:before="240" w:after="240" w:line="240" w:lineRule="auto"/>
              <w:jc w:val="center"/>
              <w:rPr>
                <w:ins w:id="346" w:author="Travis Edward Rooney" w:date="2022-02-27T12:54:00Z"/>
                <w:rFonts w:ascii="Times New Roman" w:eastAsia="Times New Roman" w:hAnsi="Times New Roman" w:cs="Times New Roman"/>
                <w:color w:val="000000"/>
                <w:sz w:val="20"/>
                <w:szCs w:val="20"/>
                <w:rPrChange w:id="347" w:author="Travis Edward Rooney" w:date="2022-02-27T12:54:00Z">
                  <w:rPr>
                    <w:ins w:id="348" w:author="Travis Edward Rooney" w:date="2022-02-27T12:54:00Z"/>
                    <w:rFonts w:ascii="Calibri" w:eastAsia="Times New Roman" w:hAnsi="Calibri" w:cs="Times New Roman"/>
                    <w:color w:val="000000"/>
                  </w:rPr>
                </w:rPrChange>
              </w:rPr>
              <w:pPrChange w:id="349" w:author="Travis Edward Rooney" w:date="2022-02-27T12:54:00Z">
                <w:pPr>
                  <w:spacing w:after="0" w:line="240" w:lineRule="auto"/>
                  <w:jc w:val="right"/>
                </w:pPr>
              </w:pPrChange>
            </w:pPr>
            <w:ins w:id="350" w:author="Travis Edward Rooney" w:date="2022-02-27T12:54:00Z">
              <w:r w:rsidRPr="00202D0D">
                <w:rPr>
                  <w:rFonts w:ascii="Times New Roman" w:eastAsia="Times New Roman" w:hAnsi="Times New Roman" w:cs="Times New Roman"/>
                  <w:color w:val="000000"/>
                  <w:sz w:val="20"/>
                  <w:szCs w:val="20"/>
                  <w:rPrChange w:id="351" w:author="Travis Edward Rooney" w:date="2022-02-27T12:54:00Z">
                    <w:rPr>
                      <w:rFonts w:ascii="Calibri" w:eastAsia="Times New Roman" w:hAnsi="Calibri" w:cs="Times New Roman"/>
                      <w:color w:val="000000"/>
                    </w:rPr>
                  </w:rPrChange>
                </w:rPr>
                <w:t>0.30</w:t>
              </w:r>
            </w:ins>
          </w:p>
        </w:tc>
      </w:tr>
      <w:tr w:rsidR="00202D0D" w:rsidRPr="00202D0D" w14:paraId="68247DD2" w14:textId="77777777" w:rsidTr="00202D0D">
        <w:trPr>
          <w:trHeight w:val="300"/>
          <w:ins w:id="352" w:author="Travis Edward Rooney" w:date="2022-02-27T12:54:00Z"/>
          <w:trPrChange w:id="353" w:author="Travis Edward Rooney" w:date="2022-02-27T12:56:00Z">
            <w:trPr>
              <w:trHeight w:val="300"/>
            </w:trPr>
          </w:trPrChange>
        </w:trPr>
        <w:tc>
          <w:tcPr>
            <w:tcW w:w="2170" w:type="dxa"/>
            <w:shd w:val="clear" w:color="auto" w:fill="auto"/>
            <w:noWrap/>
            <w:vAlign w:val="bottom"/>
            <w:hideMark/>
            <w:tcPrChange w:id="354" w:author="Travis Edward Rooney" w:date="2022-02-27T12:56:00Z">
              <w:tcPr>
                <w:tcW w:w="2170" w:type="dxa"/>
                <w:shd w:val="clear" w:color="auto" w:fill="auto"/>
                <w:noWrap/>
                <w:vAlign w:val="bottom"/>
                <w:hideMark/>
              </w:tcPr>
            </w:tcPrChange>
          </w:tcPr>
          <w:p w14:paraId="6B1268B3" w14:textId="77777777" w:rsidR="00202D0D" w:rsidRPr="00202D0D" w:rsidRDefault="00202D0D">
            <w:pPr>
              <w:widowControl w:val="0"/>
              <w:spacing w:before="240" w:after="240" w:line="240" w:lineRule="auto"/>
              <w:jc w:val="center"/>
              <w:rPr>
                <w:ins w:id="355" w:author="Travis Edward Rooney" w:date="2022-02-27T12:54:00Z"/>
                <w:rFonts w:ascii="Times New Roman" w:eastAsia="Times New Roman" w:hAnsi="Times New Roman" w:cs="Times New Roman"/>
                <w:color w:val="000000"/>
                <w:sz w:val="20"/>
                <w:szCs w:val="20"/>
                <w:rPrChange w:id="356" w:author="Travis Edward Rooney" w:date="2022-02-27T12:54:00Z">
                  <w:rPr>
                    <w:ins w:id="357" w:author="Travis Edward Rooney" w:date="2022-02-27T12:54:00Z"/>
                    <w:rFonts w:ascii="Calibri" w:eastAsia="Times New Roman" w:hAnsi="Calibri" w:cs="Times New Roman"/>
                    <w:color w:val="000000"/>
                  </w:rPr>
                </w:rPrChange>
              </w:rPr>
              <w:pPrChange w:id="358" w:author="Travis Edward Rooney" w:date="2022-02-27T12:54:00Z">
                <w:pPr>
                  <w:spacing w:after="0" w:line="240" w:lineRule="auto"/>
                </w:pPr>
              </w:pPrChange>
            </w:pPr>
            <w:ins w:id="359" w:author="Travis Edward Rooney" w:date="2022-02-27T12:54:00Z">
              <w:r w:rsidRPr="00202D0D">
                <w:rPr>
                  <w:rFonts w:ascii="Times New Roman" w:eastAsia="Times New Roman" w:hAnsi="Times New Roman" w:cs="Times New Roman"/>
                  <w:color w:val="000000"/>
                  <w:sz w:val="20"/>
                  <w:szCs w:val="20"/>
                  <w:rPrChange w:id="360" w:author="Travis Edward Rooney" w:date="2022-02-27T12:54:00Z">
                    <w:rPr>
                      <w:rFonts w:ascii="Calibri" w:eastAsia="Times New Roman" w:hAnsi="Calibri" w:cs="Times New Roman"/>
                      <w:color w:val="000000"/>
                    </w:rPr>
                  </w:rPrChange>
                </w:rPr>
                <w:t>JHI-Hv50k-2016-385463</w:t>
              </w:r>
            </w:ins>
          </w:p>
        </w:tc>
        <w:tc>
          <w:tcPr>
            <w:tcW w:w="1060" w:type="dxa"/>
            <w:shd w:val="clear" w:color="auto" w:fill="auto"/>
            <w:noWrap/>
            <w:vAlign w:val="bottom"/>
            <w:hideMark/>
            <w:tcPrChange w:id="361" w:author="Travis Edward Rooney" w:date="2022-02-27T12:56:00Z">
              <w:tcPr>
                <w:tcW w:w="1060" w:type="dxa"/>
                <w:shd w:val="clear" w:color="auto" w:fill="auto"/>
                <w:noWrap/>
                <w:vAlign w:val="bottom"/>
                <w:hideMark/>
              </w:tcPr>
            </w:tcPrChange>
          </w:tcPr>
          <w:p w14:paraId="1D1611EB" w14:textId="77777777" w:rsidR="00202D0D" w:rsidRPr="00202D0D" w:rsidRDefault="00202D0D">
            <w:pPr>
              <w:widowControl w:val="0"/>
              <w:spacing w:before="240" w:after="240" w:line="240" w:lineRule="auto"/>
              <w:jc w:val="center"/>
              <w:rPr>
                <w:ins w:id="362" w:author="Travis Edward Rooney" w:date="2022-02-27T12:54:00Z"/>
                <w:rFonts w:ascii="Times New Roman" w:eastAsia="Times New Roman" w:hAnsi="Times New Roman" w:cs="Times New Roman"/>
                <w:color w:val="000000"/>
                <w:sz w:val="20"/>
                <w:szCs w:val="20"/>
                <w:rPrChange w:id="363" w:author="Travis Edward Rooney" w:date="2022-02-27T12:54:00Z">
                  <w:rPr>
                    <w:ins w:id="364" w:author="Travis Edward Rooney" w:date="2022-02-27T12:54:00Z"/>
                    <w:rFonts w:ascii="Calibri" w:eastAsia="Times New Roman" w:hAnsi="Calibri" w:cs="Times New Roman"/>
                    <w:color w:val="000000"/>
                  </w:rPr>
                </w:rPrChange>
              </w:rPr>
              <w:pPrChange w:id="365" w:author="Travis Edward Rooney" w:date="2022-02-27T12:54:00Z">
                <w:pPr>
                  <w:spacing w:after="0" w:line="240" w:lineRule="auto"/>
                </w:pPr>
              </w:pPrChange>
            </w:pPr>
            <w:ins w:id="366" w:author="Travis Edward Rooney" w:date="2022-02-27T12:54:00Z">
              <w:r w:rsidRPr="00202D0D">
                <w:rPr>
                  <w:rFonts w:ascii="Times New Roman" w:eastAsia="Times New Roman" w:hAnsi="Times New Roman" w:cs="Times New Roman"/>
                  <w:color w:val="000000"/>
                  <w:sz w:val="20"/>
                  <w:szCs w:val="20"/>
                  <w:rPrChange w:id="367" w:author="Travis Edward Rooney" w:date="2022-02-27T12:54:00Z">
                    <w:rPr>
                      <w:rFonts w:ascii="Calibri" w:eastAsia="Times New Roman" w:hAnsi="Calibri" w:cs="Times New Roman"/>
                      <w:color w:val="000000"/>
                    </w:rPr>
                  </w:rPrChange>
                </w:rPr>
                <w:t>FAN</w:t>
              </w:r>
            </w:ins>
          </w:p>
        </w:tc>
        <w:tc>
          <w:tcPr>
            <w:tcW w:w="1440" w:type="dxa"/>
            <w:shd w:val="clear" w:color="auto" w:fill="auto"/>
            <w:noWrap/>
            <w:vAlign w:val="bottom"/>
            <w:hideMark/>
            <w:tcPrChange w:id="368" w:author="Travis Edward Rooney" w:date="2022-02-27T12:56:00Z">
              <w:tcPr>
                <w:tcW w:w="1440" w:type="dxa"/>
                <w:shd w:val="clear" w:color="auto" w:fill="auto"/>
                <w:noWrap/>
                <w:vAlign w:val="bottom"/>
                <w:hideMark/>
              </w:tcPr>
            </w:tcPrChange>
          </w:tcPr>
          <w:p w14:paraId="683A511D" w14:textId="77777777" w:rsidR="00202D0D" w:rsidRPr="00202D0D" w:rsidRDefault="00202D0D">
            <w:pPr>
              <w:widowControl w:val="0"/>
              <w:spacing w:before="240" w:after="240" w:line="240" w:lineRule="auto"/>
              <w:jc w:val="center"/>
              <w:rPr>
                <w:ins w:id="369" w:author="Travis Edward Rooney" w:date="2022-02-27T12:54:00Z"/>
                <w:rFonts w:ascii="Times New Roman" w:eastAsia="Times New Roman" w:hAnsi="Times New Roman" w:cs="Times New Roman"/>
                <w:color w:val="000000"/>
                <w:sz w:val="20"/>
                <w:szCs w:val="20"/>
                <w:rPrChange w:id="370" w:author="Travis Edward Rooney" w:date="2022-02-27T12:54:00Z">
                  <w:rPr>
                    <w:ins w:id="371" w:author="Travis Edward Rooney" w:date="2022-02-27T12:54:00Z"/>
                    <w:rFonts w:ascii="Calibri" w:eastAsia="Times New Roman" w:hAnsi="Calibri" w:cs="Times New Roman"/>
                    <w:color w:val="000000"/>
                  </w:rPr>
                </w:rPrChange>
              </w:rPr>
              <w:pPrChange w:id="372" w:author="Travis Edward Rooney" w:date="2022-02-27T12:54:00Z">
                <w:pPr>
                  <w:spacing w:after="0" w:line="240" w:lineRule="auto"/>
                  <w:jc w:val="right"/>
                </w:pPr>
              </w:pPrChange>
            </w:pPr>
            <w:ins w:id="373" w:author="Travis Edward Rooney" w:date="2022-02-27T12:54:00Z">
              <w:r w:rsidRPr="00202D0D">
                <w:rPr>
                  <w:rFonts w:ascii="Times New Roman" w:eastAsia="Times New Roman" w:hAnsi="Times New Roman" w:cs="Times New Roman"/>
                  <w:color w:val="000000"/>
                  <w:sz w:val="20"/>
                  <w:szCs w:val="20"/>
                  <w:rPrChange w:id="374" w:author="Travis Edward Rooney" w:date="2022-02-27T12:54:00Z">
                    <w:rPr>
                      <w:rFonts w:ascii="Calibri" w:eastAsia="Times New Roman" w:hAnsi="Calibri" w:cs="Times New Roman"/>
                      <w:color w:val="000000"/>
                    </w:rPr>
                  </w:rPrChange>
                </w:rPr>
                <w:t>6</w:t>
              </w:r>
            </w:ins>
          </w:p>
        </w:tc>
        <w:tc>
          <w:tcPr>
            <w:tcW w:w="1560" w:type="dxa"/>
            <w:shd w:val="clear" w:color="auto" w:fill="auto"/>
            <w:noWrap/>
            <w:vAlign w:val="bottom"/>
            <w:hideMark/>
            <w:tcPrChange w:id="375" w:author="Travis Edward Rooney" w:date="2022-02-27T12:56:00Z">
              <w:tcPr>
                <w:tcW w:w="1560" w:type="dxa"/>
                <w:shd w:val="clear" w:color="auto" w:fill="auto"/>
                <w:noWrap/>
                <w:vAlign w:val="bottom"/>
                <w:hideMark/>
              </w:tcPr>
            </w:tcPrChange>
          </w:tcPr>
          <w:p w14:paraId="2046B900" w14:textId="77777777" w:rsidR="00202D0D" w:rsidRPr="00202D0D" w:rsidRDefault="00202D0D">
            <w:pPr>
              <w:widowControl w:val="0"/>
              <w:spacing w:before="240" w:after="240" w:line="240" w:lineRule="auto"/>
              <w:jc w:val="center"/>
              <w:rPr>
                <w:ins w:id="376" w:author="Travis Edward Rooney" w:date="2022-02-27T12:54:00Z"/>
                <w:rFonts w:ascii="Times New Roman" w:eastAsia="Times New Roman" w:hAnsi="Times New Roman" w:cs="Times New Roman"/>
                <w:color w:val="000000"/>
                <w:sz w:val="20"/>
                <w:szCs w:val="20"/>
                <w:rPrChange w:id="377" w:author="Travis Edward Rooney" w:date="2022-02-27T12:54:00Z">
                  <w:rPr>
                    <w:ins w:id="378" w:author="Travis Edward Rooney" w:date="2022-02-27T12:54:00Z"/>
                    <w:rFonts w:ascii="Calibri" w:eastAsia="Times New Roman" w:hAnsi="Calibri" w:cs="Times New Roman"/>
                    <w:color w:val="000000"/>
                  </w:rPr>
                </w:rPrChange>
              </w:rPr>
              <w:pPrChange w:id="379" w:author="Travis Edward Rooney" w:date="2022-02-27T12:54:00Z">
                <w:pPr>
                  <w:spacing w:after="0" w:line="240" w:lineRule="auto"/>
                  <w:jc w:val="right"/>
                </w:pPr>
              </w:pPrChange>
            </w:pPr>
            <w:ins w:id="380" w:author="Travis Edward Rooney" w:date="2022-02-27T12:54:00Z">
              <w:r w:rsidRPr="00202D0D">
                <w:rPr>
                  <w:rFonts w:ascii="Times New Roman" w:eastAsia="Times New Roman" w:hAnsi="Times New Roman" w:cs="Times New Roman"/>
                  <w:color w:val="000000"/>
                  <w:sz w:val="20"/>
                  <w:szCs w:val="20"/>
                  <w:rPrChange w:id="381" w:author="Travis Edward Rooney" w:date="2022-02-27T12:54:00Z">
                    <w:rPr>
                      <w:rFonts w:ascii="Calibri" w:eastAsia="Times New Roman" w:hAnsi="Calibri" w:cs="Times New Roman"/>
                      <w:color w:val="000000"/>
                    </w:rPr>
                  </w:rPrChange>
                </w:rPr>
                <w:t>42618343</w:t>
              </w:r>
            </w:ins>
          </w:p>
        </w:tc>
        <w:tc>
          <w:tcPr>
            <w:tcW w:w="1060" w:type="dxa"/>
            <w:shd w:val="clear" w:color="auto" w:fill="auto"/>
            <w:noWrap/>
            <w:vAlign w:val="bottom"/>
            <w:hideMark/>
            <w:tcPrChange w:id="382" w:author="Travis Edward Rooney" w:date="2022-02-27T12:56:00Z">
              <w:tcPr>
                <w:tcW w:w="1060" w:type="dxa"/>
                <w:shd w:val="clear" w:color="auto" w:fill="auto"/>
                <w:noWrap/>
                <w:vAlign w:val="bottom"/>
                <w:hideMark/>
              </w:tcPr>
            </w:tcPrChange>
          </w:tcPr>
          <w:p w14:paraId="54340B51" w14:textId="77777777" w:rsidR="00202D0D" w:rsidRPr="00202D0D" w:rsidRDefault="00202D0D">
            <w:pPr>
              <w:widowControl w:val="0"/>
              <w:spacing w:before="240" w:after="240" w:line="240" w:lineRule="auto"/>
              <w:jc w:val="center"/>
              <w:rPr>
                <w:ins w:id="383" w:author="Travis Edward Rooney" w:date="2022-02-27T12:54:00Z"/>
                <w:rFonts w:ascii="Times New Roman" w:eastAsia="Times New Roman" w:hAnsi="Times New Roman" w:cs="Times New Roman"/>
                <w:color w:val="000000"/>
                <w:sz w:val="20"/>
                <w:szCs w:val="20"/>
                <w:rPrChange w:id="384" w:author="Travis Edward Rooney" w:date="2022-02-27T12:54:00Z">
                  <w:rPr>
                    <w:ins w:id="385" w:author="Travis Edward Rooney" w:date="2022-02-27T12:54:00Z"/>
                    <w:rFonts w:ascii="Calibri" w:eastAsia="Times New Roman" w:hAnsi="Calibri" w:cs="Times New Roman"/>
                    <w:color w:val="000000"/>
                  </w:rPr>
                </w:rPrChange>
              </w:rPr>
              <w:pPrChange w:id="386" w:author="Travis Edward Rooney" w:date="2022-02-27T12:54:00Z">
                <w:pPr>
                  <w:spacing w:after="0" w:line="240" w:lineRule="auto"/>
                  <w:jc w:val="right"/>
                </w:pPr>
              </w:pPrChange>
            </w:pPr>
            <w:ins w:id="387" w:author="Travis Edward Rooney" w:date="2022-02-27T12:54:00Z">
              <w:r w:rsidRPr="00202D0D">
                <w:rPr>
                  <w:rFonts w:ascii="Times New Roman" w:eastAsia="Times New Roman" w:hAnsi="Times New Roman" w:cs="Times New Roman"/>
                  <w:color w:val="000000"/>
                  <w:sz w:val="20"/>
                  <w:szCs w:val="20"/>
                  <w:rPrChange w:id="388" w:author="Travis Edward Rooney" w:date="2022-02-27T12:54:00Z">
                    <w:rPr>
                      <w:rFonts w:ascii="Calibri" w:eastAsia="Times New Roman" w:hAnsi="Calibri" w:cs="Times New Roman"/>
                      <w:color w:val="000000"/>
                    </w:rPr>
                  </w:rPrChange>
                </w:rPr>
                <w:t>1.3E-06</w:t>
              </w:r>
            </w:ins>
          </w:p>
        </w:tc>
        <w:tc>
          <w:tcPr>
            <w:tcW w:w="1060" w:type="dxa"/>
            <w:shd w:val="clear" w:color="auto" w:fill="auto"/>
            <w:noWrap/>
            <w:vAlign w:val="bottom"/>
            <w:hideMark/>
            <w:tcPrChange w:id="389" w:author="Travis Edward Rooney" w:date="2022-02-27T12:56:00Z">
              <w:tcPr>
                <w:tcW w:w="1060" w:type="dxa"/>
                <w:shd w:val="clear" w:color="auto" w:fill="auto"/>
                <w:noWrap/>
                <w:vAlign w:val="bottom"/>
                <w:hideMark/>
              </w:tcPr>
            </w:tcPrChange>
          </w:tcPr>
          <w:p w14:paraId="6BA305DA" w14:textId="77777777" w:rsidR="00202D0D" w:rsidRPr="00202D0D" w:rsidRDefault="00202D0D">
            <w:pPr>
              <w:widowControl w:val="0"/>
              <w:spacing w:before="240" w:after="240" w:line="240" w:lineRule="auto"/>
              <w:jc w:val="center"/>
              <w:rPr>
                <w:ins w:id="390" w:author="Travis Edward Rooney" w:date="2022-02-27T12:54:00Z"/>
                <w:rFonts w:ascii="Times New Roman" w:eastAsia="Times New Roman" w:hAnsi="Times New Roman" w:cs="Times New Roman"/>
                <w:color w:val="000000"/>
                <w:sz w:val="20"/>
                <w:szCs w:val="20"/>
                <w:rPrChange w:id="391" w:author="Travis Edward Rooney" w:date="2022-02-27T12:54:00Z">
                  <w:rPr>
                    <w:ins w:id="392" w:author="Travis Edward Rooney" w:date="2022-02-27T12:54:00Z"/>
                    <w:rFonts w:ascii="Calibri" w:eastAsia="Times New Roman" w:hAnsi="Calibri" w:cs="Times New Roman"/>
                    <w:color w:val="000000"/>
                  </w:rPr>
                </w:rPrChange>
              </w:rPr>
              <w:pPrChange w:id="393" w:author="Travis Edward Rooney" w:date="2022-02-27T12:54:00Z">
                <w:pPr>
                  <w:spacing w:after="0" w:line="240" w:lineRule="auto"/>
                  <w:jc w:val="right"/>
                </w:pPr>
              </w:pPrChange>
            </w:pPr>
            <w:ins w:id="394" w:author="Travis Edward Rooney" w:date="2022-02-27T12:54:00Z">
              <w:r w:rsidRPr="00202D0D">
                <w:rPr>
                  <w:rFonts w:ascii="Times New Roman" w:eastAsia="Times New Roman" w:hAnsi="Times New Roman" w:cs="Times New Roman"/>
                  <w:color w:val="000000"/>
                  <w:sz w:val="20"/>
                  <w:szCs w:val="20"/>
                  <w:rPrChange w:id="395" w:author="Travis Edward Rooney" w:date="2022-02-27T12:54:00Z">
                    <w:rPr>
                      <w:rFonts w:ascii="Calibri" w:eastAsia="Times New Roman" w:hAnsi="Calibri" w:cs="Times New Roman"/>
                      <w:color w:val="000000"/>
                    </w:rPr>
                  </w:rPrChange>
                </w:rPr>
                <w:t>0.29</w:t>
              </w:r>
            </w:ins>
          </w:p>
        </w:tc>
      </w:tr>
      <w:tr w:rsidR="00202D0D" w:rsidRPr="00202D0D" w14:paraId="43446EE4" w14:textId="77777777" w:rsidTr="00202D0D">
        <w:trPr>
          <w:trHeight w:val="300"/>
          <w:ins w:id="396" w:author="Travis Edward Rooney" w:date="2022-02-27T12:54:00Z"/>
          <w:trPrChange w:id="397" w:author="Travis Edward Rooney" w:date="2022-02-27T12:56:00Z">
            <w:trPr>
              <w:trHeight w:val="300"/>
            </w:trPr>
          </w:trPrChange>
        </w:trPr>
        <w:tc>
          <w:tcPr>
            <w:tcW w:w="2170" w:type="dxa"/>
            <w:shd w:val="clear" w:color="auto" w:fill="auto"/>
            <w:noWrap/>
            <w:vAlign w:val="bottom"/>
            <w:hideMark/>
            <w:tcPrChange w:id="398" w:author="Travis Edward Rooney" w:date="2022-02-27T12:56:00Z">
              <w:tcPr>
                <w:tcW w:w="2170" w:type="dxa"/>
                <w:shd w:val="clear" w:color="auto" w:fill="auto"/>
                <w:noWrap/>
                <w:vAlign w:val="bottom"/>
                <w:hideMark/>
              </w:tcPr>
            </w:tcPrChange>
          </w:tcPr>
          <w:p w14:paraId="5AFBC46B" w14:textId="77777777" w:rsidR="00202D0D" w:rsidRPr="00202D0D" w:rsidRDefault="00202D0D">
            <w:pPr>
              <w:widowControl w:val="0"/>
              <w:spacing w:before="240" w:after="240" w:line="240" w:lineRule="auto"/>
              <w:jc w:val="center"/>
              <w:rPr>
                <w:ins w:id="399" w:author="Travis Edward Rooney" w:date="2022-02-27T12:54:00Z"/>
                <w:rFonts w:ascii="Times New Roman" w:eastAsia="Times New Roman" w:hAnsi="Times New Roman" w:cs="Times New Roman"/>
                <w:color w:val="000000"/>
                <w:sz w:val="20"/>
                <w:szCs w:val="20"/>
                <w:rPrChange w:id="400" w:author="Travis Edward Rooney" w:date="2022-02-27T12:54:00Z">
                  <w:rPr>
                    <w:ins w:id="401" w:author="Travis Edward Rooney" w:date="2022-02-27T12:54:00Z"/>
                    <w:rFonts w:ascii="Calibri" w:eastAsia="Times New Roman" w:hAnsi="Calibri" w:cs="Times New Roman"/>
                    <w:color w:val="000000"/>
                  </w:rPr>
                </w:rPrChange>
              </w:rPr>
              <w:pPrChange w:id="402" w:author="Travis Edward Rooney" w:date="2022-02-27T12:54:00Z">
                <w:pPr>
                  <w:spacing w:after="0" w:line="240" w:lineRule="auto"/>
                </w:pPr>
              </w:pPrChange>
            </w:pPr>
            <w:ins w:id="403" w:author="Travis Edward Rooney" w:date="2022-02-27T12:54:00Z">
              <w:r w:rsidRPr="00202D0D">
                <w:rPr>
                  <w:rFonts w:ascii="Times New Roman" w:eastAsia="Times New Roman" w:hAnsi="Times New Roman" w:cs="Times New Roman"/>
                  <w:color w:val="000000"/>
                  <w:sz w:val="20"/>
                  <w:szCs w:val="20"/>
                  <w:rPrChange w:id="404" w:author="Travis Edward Rooney" w:date="2022-02-27T12:54:00Z">
                    <w:rPr>
                      <w:rFonts w:ascii="Calibri" w:eastAsia="Times New Roman" w:hAnsi="Calibri" w:cs="Times New Roman"/>
                      <w:color w:val="000000"/>
                    </w:rPr>
                  </w:rPrChange>
                </w:rPr>
                <w:t>MKK3_E165Q</w:t>
              </w:r>
            </w:ins>
          </w:p>
        </w:tc>
        <w:tc>
          <w:tcPr>
            <w:tcW w:w="1060" w:type="dxa"/>
            <w:shd w:val="clear" w:color="auto" w:fill="auto"/>
            <w:noWrap/>
            <w:vAlign w:val="bottom"/>
            <w:hideMark/>
            <w:tcPrChange w:id="405" w:author="Travis Edward Rooney" w:date="2022-02-27T12:56:00Z">
              <w:tcPr>
                <w:tcW w:w="1060" w:type="dxa"/>
                <w:shd w:val="clear" w:color="auto" w:fill="auto"/>
                <w:noWrap/>
                <w:vAlign w:val="bottom"/>
                <w:hideMark/>
              </w:tcPr>
            </w:tcPrChange>
          </w:tcPr>
          <w:p w14:paraId="4B5C213A" w14:textId="77777777" w:rsidR="00202D0D" w:rsidRPr="00202D0D" w:rsidRDefault="00202D0D">
            <w:pPr>
              <w:widowControl w:val="0"/>
              <w:spacing w:before="240" w:after="240" w:line="240" w:lineRule="auto"/>
              <w:jc w:val="center"/>
              <w:rPr>
                <w:ins w:id="406" w:author="Travis Edward Rooney" w:date="2022-02-27T12:54:00Z"/>
                <w:rFonts w:ascii="Times New Roman" w:eastAsia="Times New Roman" w:hAnsi="Times New Roman" w:cs="Times New Roman"/>
                <w:color w:val="000000"/>
                <w:sz w:val="20"/>
                <w:szCs w:val="20"/>
                <w:rPrChange w:id="407" w:author="Travis Edward Rooney" w:date="2022-02-27T12:54:00Z">
                  <w:rPr>
                    <w:ins w:id="408" w:author="Travis Edward Rooney" w:date="2022-02-27T12:54:00Z"/>
                    <w:rFonts w:ascii="Calibri" w:eastAsia="Times New Roman" w:hAnsi="Calibri" w:cs="Times New Roman"/>
                    <w:color w:val="000000"/>
                  </w:rPr>
                </w:rPrChange>
              </w:rPr>
              <w:pPrChange w:id="409" w:author="Travis Edward Rooney" w:date="2022-02-27T12:54:00Z">
                <w:pPr>
                  <w:spacing w:after="0" w:line="240" w:lineRule="auto"/>
                </w:pPr>
              </w:pPrChange>
            </w:pPr>
            <w:ins w:id="410" w:author="Travis Edward Rooney" w:date="2022-02-27T12:54:00Z">
              <w:r w:rsidRPr="00202D0D">
                <w:rPr>
                  <w:rFonts w:ascii="Times New Roman" w:eastAsia="Times New Roman" w:hAnsi="Times New Roman" w:cs="Times New Roman"/>
                  <w:color w:val="000000"/>
                  <w:sz w:val="20"/>
                  <w:szCs w:val="20"/>
                  <w:rPrChange w:id="411" w:author="Travis Edward Rooney" w:date="2022-02-27T12:54:00Z">
                    <w:rPr>
                      <w:rFonts w:ascii="Calibri" w:eastAsia="Times New Roman" w:hAnsi="Calibri" w:cs="Times New Roman"/>
                      <w:color w:val="000000"/>
                    </w:rPr>
                  </w:rPrChange>
                </w:rPr>
                <w:t>FAN</w:t>
              </w:r>
            </w:ins>
          </w:p>
        </w:tc>
        <w:tc>
          <w:tcPr>
            <w:tcW w:w="1440" w:type="dxa"/>
            <w:shd w:val="clear" w:color="auto" w:fill="auto"/>
            <w:noWrap/>
            <w:vAlign w:val="bottom"/>
            <w:hideMark/>
            <w:tcPrChange w:id="412" w:author="Travis Edward Rooney" w:date="2022-02-27T12:56:00Z">
              <w:tcPr>
                <w:tcW w:w="1440" w:type="dxa"/>
                <w:shd w:val="clear" w:color="auto" w:fill="auto"/>
                <w:noWrap/>
                <w:vAlign w:val="bottom"/>
                <w:hideMark/>
              </w:tcPr>
            </w:tcPrChange>
          </w:tcPr>
          <w:p w14:paraId="72AAAD64" w14:textId="77777777" w:rsidR="00202D0D" w:rsidRPr="00202D0D" w:rsidRDefault="00202D0D">
            <w:pPr>
              <w:widowControl w:val="0"/>
              <w:spacing w:before="240" w:after="240" w:line="240" w:lineRule="auto"/>
              <w:jc w:val="center"/>
              <w:rPr>
                <w:ins w:id="413" w:author="Travis Edward Rooney" w:date="2022-02-27T12:54:00Z"/>
                <w:rFonts w:ascii="Times New Roman" w:eastAsia="Times New Roman" w:hAnsi="Times New Roman" w:cs="Times New Roman"/>
                <w:color w:val="000000"/>
                <w:sz w:val="20"/>
                <w:szCs w:val="20"/>
                <w:rPrChange w:id="414" w:author="Travis Edward Rooney" w:date="2022-02-27T12:54:00Z">
                  <w:rPr>
                    <w:ins w:id="415" w:author="Travis Edward Rooney" w:date="2022-02-27T12:54:00Z"/>
                    <w:rFonts w:ascii="Calibri" w:eastAsia="Times New Roman" w:hAnsi="Calibri" w:cs="Times New Roman"/>
                    <w:color w:val="000000"/>
                  </w:rPr>
                </w:rPrChange>
              </w:rPr>
              <w:pPrChange w:id="416" w:author="Travis Edward Rooney" w:date="2022-02-27T12:54:00Z">
                <w:pPr>
                  <w:spacing w:after="0" w:line="240" w:lineRule="auto"/>
                  <w:jc w:val="right"/>
                </w:pPr>
              </w:pPrChange>
            </w:pPr>
            <w:ins w:id="417" w:author="Travis Edward Rooney" w:date="2022-02-27T12:54:00Z">
              <w:r w:rsidRPr="00202D0D">
                <w:rPr>
                  <w:rFonts w:ascii="Times New Roman" w:eastAsia="Times New Roman" w:hAnsi="Times New Roman" w:cs="Times New Roman"/>
                  <w:color w:val="000000"/>
                  <w:sz w:val="20"/>
                  <w:szCs w:val="20"/>
                  <w:rPrChange w:id="418" w:author="Travis Edward Rooney" w:date="2022-02-27T12:54:00Z">
                    <w:rPr>
                      <w:rFonts w:ascii="Calibri" w:eastAsia="Times New Roman" w:hAnsi="Calibri" w:cs="Times New Roman"/>
                      <w:color w:val="000000"/>
                    </w:rPr>
                  </w:rPrChange>
                </w:rPr>
                <w:t>5</w:t>
              </w:r>
            </w:ins>
          </w:p>
        </w:tc>
        <w:tc>
          <w:tcPr>
            <w:tcW w:w="1560" w:type="dxa"/>
            <w:shd w:val="clear" w:color="auto" w:fill="auto"/>
            <w:noWrap/>
            <w:vAlign w:val="bottom"/>
            <w:hideMark/>
            <w:tcPrChange w:id="419" w:author="Travis Edward Rooney" w:date="2022-02-27T12:56:00Z">
              <w:tcPr>
                <w:tcW w:w="1560" w:type="dxa"/>
                <w:shd w:val="clear" w:color="auto" w:fill="auto"/>
                <w:noWrap/>
                <w:vAlign w:val="bottom"/>
                <w:hideMark/>
              </w:tcPr>
            </w:tcPrChange>
          </w:tcPr>
          <w:p w14:paraId="18CAD6F5" w14:textId="77777777" w:rsidR="00202D0D" w:rsidRPr="00202D0D" w:rsidRDefault="00202D0D">
            <w:pPr>
              <w:widowControl w:val="0"/>
              <w:spacing w:before="240" w:after="240" w:line="240" w:lineRule="auto"/>
              <w:jc w:val="center"/>
              <w:rPr>
                <w:ins w:id="420" w:author="Travis Edward Rooney" w:date="2022-02-27T12:54:00Z"/>
                <w:rFonts w:ascii="Times New Roman" w:eastAsia="Times New Roman" w:hAnsi="Times New Roman" w:cs="Times New Roman"/>
                <w:color w:val="000000"/>
                <w:sz w:val="20"/>
                <w:szCs w:val="20"/>
                <w:rPrChange w:id="421" w:author="Travis Edward Rooney" w:date="2022-02-27T12:54:00Z">
                  <w:rPr>
                    <w:ins w:id="422" w:author="Travis Edward Rooney" w:date="2022-02-27T12:54:00Z"/>
                    <w:rFonts w:ascii="Calibri" w:eastAsia="Times New Roman" w:hAnsi="Calibri" w:cs="Times New Roman"/>
                    <w:color w:val="000000"/>
                  </w:rPr>
                </w:rPrChange>
              </w:rPr>
              <w:pPrChange w:id="423" w:author="Travis Edward Rooney" w:date="2022-02-27T12:54:00Z">
                <w:pPr>
                  <w:spacing w:after="0" w:line="240" w:lineRule="auto"/>
                  <w:jc w:val="right"/>
                </w:pPr>
              </w:pPrChange>
            </w:pPr>
            <w:ins w:id="424" w:author="Travis Edward Rooney" w:date="2022-02-27T12:54:00Z">
              <w:r w:rsidRPr="00202D0D">
                <w:rPr>
                  <w:rFonts w:ascii="Times New Roman" w:eastAsia="Times New Roman" w:hAnsi="Times New Roman" w:cs="Times New Roman"/>
                  <w:color w:val="000000"/>
                  <w:sz w:val="20"/>
                  <w:szCs w:val="20"/>
                  <w:rPrChange w:id="425" w:author="Travis Edward Rooney" w:date="2022-02-27T12:54:00Z">
                    <w:rPr>
                      <w:rFonts w:ascii="Calibri" w:eastAsia="Times New Roman" w:hAnsi="Calibri" w:cs="Times New Roman"/>
                      <w:color w:val="000000"/>
                    </w:rPr>
                  </w:rPrChange>
                </w:rPr>
                <w:t>596732030</w:t>
              </w:r>
            </w:ins>
          </w:p>
        </w:tc>
        <w:tc>
          <w:tcPr>
            <w:tcW w:w="1060" w:type="dxa"/>
            <w:shd w:val="clear" w:color="auto" w:fill="auto"/>
            <w:noWrap/>
            <w:vAlign w:val="bottom"/>
            <w:hideMark/>
            <w:tcPrChange w:id="426" w:author="Travis Edward Rooney" w:date="2022-02-27T12:56:00Z">
              <w:tcPr>
                <w:tcW w:w="1060" w:type="dxa"/>
                <w:shd w:val="clear" w:color="auto" w:fill="auto"/>
                <w:noWrap/>
                <w:vAlign w:val="bottom"/>
                <w:hideMark/>
              </w:tcPr>
            </w:tcPrChange>
          </w:tcPr>
          <w:p w14:paraId="38A531C6" w14:textId="77777777" w:rsidR="00202D0D" w:rsidRPr="00202D0D" w:rsidRDefault="00202D0D">
            <w:pPr>
              <w:widowControl w:val="0"/>
              <w:spacing w:before="240" w:after="240" w:line="240" w:lineRule="auto"/>
              <w:jc w:val="center"/>
              <w:rPr>
                <w:ins w:id="427" w:author="Travis Edward Rooney" w:date="2022-02-27T12:54:00Z"/>
                <w:rFonts w:ascii="Times New Roman" w:eastAsia="Times New Roman" w:hAnsi="Times New Roman" w:cs="Times New Roman"/>
                <w:color w:val="000000"/>
                <w:sz w:val="20"/>
                <w:szCs w:val="20"/>
                <w:rPrChange w:id="428" w:author="Travis Edward Rooney" w:date="2022-02-27T12:54:00Z">
                  <w:rPr>
                    <w:ins w:id="429" w:author="Travis Edward Rooney" w:date="2022-02-27T12:54:00Z"/>
                    <w:rFonts w:ascii="Calibri" w:eastAsia="Times New Roman" w:hAnsi="Calibri" w:cs="Times New Roman"/>
                    <w:color w:val="000000"/>
                  </w:rPr>
                </w:rPrChange>
              </w:rPr>
              <w:pPrChange w:id="430" w:author="Travis Edward Rooney" w:date="2022-02-27T12:54:00Z">
                <w:pPr>
                  <w:spacing w:after="0" w:line="240" w:lineRule="auto"/>
                  <w:jc w:val="right"/>
                </w:pPr>
              </w:pPrChange>
            </w:pPr>
            <w:ins w:id="431" w:author="Travis Edward Rooney" w:date="2022-02-27T12:54:00Z">
              <w:r w:rsidRPr="00202D0D">
                <w:rPr>
                  <w:rFonts w:ascii="Times New Roman" w:eastAsia="Times New Roman" w:hAnsi="Times New Roman" w:cs="Times New Roman"/>
                  <w:color w:val="000000"/>
                  <w:sz w:val="20"/>
                  <w:szCs w:val="20"/>
                  <w:rPrChange w:id="432" w:author="Travis Edward Rooney" w:date="2022-02-27T12:54:00Z">
                    <w:rPr>
                      <w:rFonts w:ascii="Calibri" w:eastAsia="Times New Roman" w:hAnsi="Calibri" w:cs="Times New Roman"/>
                      <w:color w:val="000000"/>
                    </w:rPr>
                  </w:rPrChange>
                </w:rPr>
                <w:t>5.87E-22</w:t>
              </w:r>
            </w:ins>
          </w:p>
        </w:tc>
        <w:tc>
          <w:tcPr>
            <w:tcW w:w="1060" w:type="dxa"/>
            <w:shd w:val="clear" w:color="auto" w:fill="auto"/>
            <w:noWrap/>
            <w:vAlign w:val="bottom"/>
            <w:hideMark/>
            <w:tcPrChange w:id="433" w:author="Travis Edward Rooney" w:date="2022-02-27T12:56:00Z">
              <w:tcPr>
                <w:tcW w:w="1060" w:type="dxa"/>
                <w:shd w:val="clear" w:color="auto" w:fill="auto"/>
                <w:noWrap/>
                <w:vAlign w:val="bottom"/>
                <w:hideMark/>
              </w:tcPr>
            </w:tcPrChange>
          </w:tcPr>
          <w:p w14:paraId="34733852" w14:textId="77777777" w:rsidR="00202D0D" w:rsidRPr="00202D0D" w:rsidRDefault="00202D0D">
            <w:pPr>
              <w:widowControl w:val="0"/>
              <w:spacing w:before="240" w:after="240" w:line="240" w:lineRule="auto"/>
              <w:jc w:val="center"/>
              <w:rPr>
                <w:ins w:id="434" w:author="Travis Edward Rooney" w:date="2022-02-27T12:54:00Z"/>
                <w:rFonts w:ascii="Times New Roman" w:eastAsia="Times New Roman" w:hAnsi="Times New Roman" w:cs="Times New Roman"/>
                <w:color w:val="000000"/>
                <w:sz w:val="20"/>
                <w:szCs w:val="20"/>
                <w:rPrChange w:id="435" w:author="Travis Edward Rooney" w:date="2022-02-27T12:54:00Z">
                  <w:rPr>
                    <w:ins w:id="436" w:author="Travis Edward Rooney" w:date="2022-02-27T12:54:00Z"/>
                    <w:rFonts w:ascii="Calibri" w:eastAsia="Times New Roman" w:hAnsi="Calibri" w:cs="Times New Roman"/>
                    <w:color w:val="000000"/>
                  </w:rPr>
                </w:rPrChange>
              </w:rPr>
              <w:pPrChange w:id="437" w:author="Travis Edward Rooney" w:date="2022-02-27T12:54:00Z">
                <w:pPr>
                  <w:spacing w:after="0" w:line="240" w:lineRule="auto"/>
                  <w:jc w:val="right"/>
                </w:pPr>
              </w:pPrChange>
            </w:pPr>
            <w:ins w:id="438" w:author="Travis Edward Rooney" w:date="2022-02-27T12:54:00Z">
              <w:r w:rsidRPr="00202D0D">
                <w:rPr>
                  <w:rFonts w:ascii="Times New Roman" w:eastAsia="Times New Roman" w:hAnsi="Times New Roman" w:cs="Times New Roman"/>
                  <w:color w:val="000000"/>
                  <w:sz w:val="20"/>
                  <w:szCs w:val="20"/>
                  <w:rPrChange w:id="439" w:author="Travis Edward Rooney" w:date="2022-02-27T12:54:00Z">
                    <w:rPr>
                      <w:rFonts w:ascii="Calibri" w:eastAsia="Times New Roman" w:hAnsi="Calibri" w:cs="Times New Roman"/>
                      <w:color w:val="000000"/>
                    </w:rPr>
                  </w:rPrChange>
                </w:rPr>
                <w:t>0.21</w:t>
              </w:r>
            </w:ins>
          </w:p>
        </w:tc>
      </w:tr>
      <w:tr w:rsidR="00202D0D" w:rsidRPr="00202D0D" w14:paraId="41AB8178" w14:textId="77777777" w:rsidTr="00202D0D">
        <w:trPr>
          <w:trHeight w:val="300"/>
          <w:ins w:id="440" w:author="Travis Edward Rooney" w:date="2022-02-27T12:54:00Z"/>
          <w:trPrChange w:id="441" w:author="Travis Edward Rooney" w:date="2022-02-27T12:56:00Z">
            <w:trPr>
              <w:trHeight w:val="300"/>
            </w:trPr>
          </w:trPrChange>
        </w:trPr>
        <w:tc>
          <w:tcPr>
            <w:tcW w:w="2170" w:type="dxa"/>
            <w:shd w:val="clear" w:color="auto" w:fill="auto"/>
            <w:noWrap/>
            <w:vAlign w:val="bottom"/>
            <w:hideMark/>
            <w:tcPrChange w:id="442" w:author="Travis Edward Rooney" w:date="2022-02-27T12:56:00Z">
              <w:tcPr>
                <w:tcW w:w="2170" w:type="dxa"/>
                <w:shd w:val="clear" w:color="auto" w:fill="auto"/>
                <w:noWrap/>
                <w:vAlign w:val="bottom"/>
                <w:hideMark/>
              </w:tcPr>
            </w:tcPrChange>
          </w:tcPr>
          <w:p w14:paraId="335EF726" w14:textId="77777777" w:rsidR="00202D0D" w:rsidRPr="00202D0D" w:rsidRDefault="00202D0D">
            <w:pPr>
              <w:widowControl w:val="0"/>
              <w:spacing w:before="240" w:after="240" w:line="240" w:lineRule="auto"/>
              <w:jc w:val="center"/>
              <w:rPr>
                <w:ins w:id="443" w:author="Travis Edward Rooney" w:date="2022-02-27T12:54:00Z"/>
                <w:rFonts w:ascii="Times New Roman" w:eastAsia="Times New Roman" w:hAnsi="Times New Roman" w:cs="Times New Roman"/>
                <w:color w:val="000000"/>
                <w:sz w:val="20"/>
                <w:szCs w:val="20"/>
                <w:rPrChange w:id="444" w:author="Travis Edward Rooney" w:date="2022-02-27T12:54:00Z">
                  <w:rPr>
                    <w:ins w:id="445" w:author="Travis Edward Rooney" w:date="2022-02-27T12:54:00Z"/>
                    <w:rFonts w:ascii="Calibri" w:eastAsia="Times New Roman" w:hAnsi="Calibri" w:cs="Times New Roman"/>
                    <w:color w:val="000000"/>
                  </w:rPr>
                </w:rPrChange>
              </w:rPr>
              <w:pPrChange w:id="446" w:author="Travis Edward Rooney" w:date="2022-02-27T12:54:00Z">
                <w:pPr>
                  <w:spacing w:after="0" w:line="240" w:lineRule="auto"/>
                </w:pPr>
              </w:pPrChange>
            </w:pPr>
            <w:ins w:id="447" w:author="Travis Edward Rooney" w:date="2022-02-27T12:54:00Z">
              <w:r w:rsidRPr="00202D0D">
                <w:rPr>
                  <w:rFonts w:ascii="Times New Roman" w:eastAsia="Times New Roman" w:hAnsi="Times New Roman" w:cs="Times New Roman"/>
                  <w:color w:val="000000"/>
                  <w:sz w:val="20"/>
                  <w:szCs w:val="20"/>
                  <w:rPrChange w:id="448" w:author="Travis Edward Rooney" w:date="2022-02-27T12:54:00Z">
                    <w:rPr>
                      <w:rFonts w:ascii="Calibri" w:eastAsia="Times New Roman" w:hAnsi="Calibri" w:cs="Times New Roman"/>
                      <w:color w:val="000000"/>
                    </w:rPr>
                  </w:rPrChange>
                </w:rPr>
                <w:t>SCRI_RS_4520</w:t>
              </w:r>
            </w:ins>
          </w:p>
        </w:tc>
        <w:tc>
          <w:tcPr>
            <w:tcW w:w="1060" w:type="dxa"/>
            <w:shd w:val="clear" w:color="auto" w:fill="auto"/>
            <w:noWrap/>
            <w:vAlign w:val="bottom"/>
            <w:hideMark/>
            <w:tcPrChange w:id="449" w:author="Travis Edward Rooney" w:date="2022-02-27T12:56:00Z">
              <w:tcPr>
                <w:tcW w:w="1060" w:type="dxa"/>
                <w:shd w:val="clear" w:color="auto" w:fill="auto"/>
                <w:noWrap/>
                <w:vAlign w:val="bottom"/>
                <w:hideMark/>
              </w:tcPr>
            </w:tcPrChange>
          </w:tcPr>
          <w:p w14:paraId="681F2B46" w14:textId="77777777" w:rsidR="00202D0D" w:rsidRPr="00202D0D" w:rsidRDefault="00202D0D">
            <w:pPr>
              <w:widowControl w:val="0"/>
              <w:spacing w:before="240" w:after="240" w:line="240" w:lineRule="auto"/>
              <w:jc w:val="center"/>
              <w:rPr>
                <w:ins w:id="450" w:author="Travis Edward Rooney" w:date="2022-02-27T12:54:00Z"/>
                <w:rFonts w:ascii="Times New Roman" w:eastAsia="Times New Roman" w:hAnsi="Times New Roman" w:cs="Times New Roman"/>
                <w:color w:val="000000"/>
                <w:sz w:val="20"/>
                <w:szCs w:val="20"/>
                <w:rPrChange w:id="451" w:author="Travis Edward Rooney" w:date="2022-02-27T12:54:00Z">
                  <w:rPr>
                    <w:ins w:id="452" w:author="Travis Edward Rooney" w:date="2022-02-27T12:54:00Z"/>
                    <w:rFonts w:ascii="Calibri" w:eastAsia="Times New Roman" w:hAnsi="Calibri" w:cs="Times New Roman"/>
                    <w:color w:val="000000"/>
                  </w:rPr>
                </w:rPrChange>
              </w:rPr>
              <w:pPrChange w:id="453" w:author="Travis Edward Rooney" w:date="2022-02-27T12:54:00Z">
                <w:pPr>
                  <w:spacing w:after="0" w:line="240" w:lineRule="auto"/>
                </w:pPr>
              </w:pPrChange>
            </w:pPr>
            <w:ins w:id="454" w:author="Travis Edward Rooney" w:date="2022-02-27T12:54:00Z">
              <w:r w:rsidRPr="00202D0D">
                <w:rPr>
                  <w:rFonts w:ascii="Times New Roman" w:eastAsia="Times New Roman" w:hAnsi="Times New Roman" w:cs="Times New Roman"/>
                  <w:color w:val="000000"/>
                  <w:sz w:val="20"/>
                  <w:szCs w:val="20"/>
                  <w:rPrChange w:id="455" w:author="Travis Edward Rooney" w:date="2022-02-27T12:54:00Z">
                    <w:rPr>
                      <w:rFonts w:ascii="Calibri" w:eastAsia="Times New Roman" w:hAnsi="Calibri" w:cs="Times New Roman"/>
                      <w:color w:val="000000"/>
                    </w:rPr>
                  </w:rPrChange>
                </w:rPr>
                <w:t>FAN</w:t>
              </w:r>
            </w:ins>
          </w:p>
        </w:tc>
        <w:tc>
          <w:tcPr>
            <w:tcW w:w="1440" w:type="dxa"/>
            <w:shd w:val="clear" w:color="auto" w:fill="auto"/>
            <w:noWrap/>
            <w:vAlign w:val="bottom"/>
            <w:hideMark/>
            <w:tcPrChange w:id="456" w:author="Travis Edward Rooney" w:date="2022-02-27T12:56:00Z">
              <w:tcPr>
                <w:tcW w:w="1440" w:type="dxa"/>
                <w:shd w:val="clear" w:color="auto" w:fill="auto"/>
                <w:noWrap/>
                <w:vAlign w:val="bottom"/>
                <w:hideMark/>
              </w:tcPr>
            </w:tcPrChange>
          </w:tcPr>
          <w:p w14:paraId="431236F6" w14:textId="77777777" w:rsidR="00202D0D" w:rsidRPr="00202D0D" w:rsidRDefault="00202D0D">
            <w:pPr>
              <w:widowControl w:val="0"/>
              <w:spacing w:before="240" w:after="240" w:line="240" w:lineRule="auto"/>
              <w:jc w:val="center"/>
              <w:rPr>
                <w:ins w:id="457" w:author="Travis Edward Rooney" w:date="2022-02-27T12:54:00Z"/>
                <w:rFonts w:ascii="Times New Roman" w:eastAsia="Times New Roman" w:hAnsi="Times New Roman" w:cs="Times New Roman"/>
                <w:color w:val="000000"/>
                <w:sz w:val="20"/>
                <w:szCs w:val="20"/>
                <w:rPrChange w:id="458" w:author="Travis Edward Rooney" w:date="2022-02-27T12:54:00Z">
                  <w:rPr>
                    <w:ins w:id="459" w:author="Travis Edward Rooney" w:date="2022-02-27T12:54:00Z"/>
                    <w:rFonts w:ascii="Calibri" w:eastAsia="Times New Roman" w:hAnsi="Calibri" w:cs="Times New Roman"/>
                    <w:color w:val="000000"/>
                  </w:rPr>
                </w:rPrChange>
              </w:rPr>
              <w:pPrChange w:id="460" w:author="Travis Edward Rooney" w:date="2022-02-27T12:54:00Z">
                <w:pPr>
                  <w:spacing w:after="0" w:line="240" w:lineRule="auto"/>
                  <w:jc w:val="right"/>
                </w:pPr>
              </w:pPrChange>
            </w:pPr>
            <w:ins w:id="461" w:author="Travis Edward Rooney" w:date="2022-02-27T12:54:00Z">
              <w:r w:rsidRPr="00202D0D">
                <w:rPr>
                  <w:rFonts w:ascii="Times New Roman" w:eastAsia="Times New Roman" w:hAnsi="Times New Roman" w:cs="Times New Roman"/>
                  <w:color w:val="000000"/>
                  <w:sz w:val="20"/>
                  <w:szCs w:val="20"/>
                  <w:rPrChange w:id="462" w:author="Travis Edward Rooney" w:date="2022-02-27T12:54:00Z">
                    <w:rPr>
                      <w:rFonts w:ascii="Calibri" w:eastAsia="Times New Roman" w:hAnsi="Calibri" w:cs="Times New Roman"/>
                      <w:color w:val="000000"/>
                    </w:rPr>
                  </w:rPrChange>
                </w:rPr>
                <w:t>7</w:t>
              </w:r>
            </w:ins>
          </w:p>
        </w:tc>
        <w:tc>
          <w:tcPr>
            <w:tcW w:w="1560" w:type="dxa"/>
            <w:shd w:val="clear" w:color="auto" w:fill="auto"/>
            <w:noWrap/>
            <w:vAlign w:val="bottom"/>
            <w:hideMark/>
            <w:tcPrChange w:id="463" w:author="Travis Edward Rooney" w:date="2022-02-27T12:56:00Z">
              <w:tcPr>
                <w:tcW w:w="1560" w:type="dxa"/>
                <w:shd w:val="clear" w:color="auto" w:fill="auto"/>
                <w:noWrap/>
                <w:vAlign w:val="bottom"/>
                <w:hideMark/>
              </w:tcPr>
            </w:tcPrChange>
          </w:tcPr>
          <w:p w14:paraId="2CD350B6" w14:textId="77777777" w:rsidR="00202D0D" w:rsidRPr="00202D0D" w:rsidRDefault="00202D0D">
            <w:pPr>
              <w:widowControl w:val="0"/>
              <w:spacing w:before="240" w:after="240" w:line="240" w:lineRule="auto"/>
              <w:jc w:val="center"/>
              <w:rPr>
                <w:ins w:id="464" w:author="Travis Edward Rooney" w:date="2022-02-27T12:54:00Z"/>
                <w:rFonts w:ascii="Times New Roman" w:eastAsia="Times New Roman" w:hAnsi="Times New Roman" w:cs="Times New Roman"/>
                <w:color w:val="000000"/>
                <w:sz w:val="20"/>
                <w:szCs w:val="20"/>
                <w:rPrChange w:id="465" w:author="Travis Edward Rooney" w:date="2022-02-27T12:54:00Z">
                  <w:rPr>
                    <w:ins w:id="466" w:author="Travis Edward Rooney" w:date="2022-02-27T12:54:00Z"/>
                    <w:rFonts w:ascii="Calibri" w:eastAsia="Times New Roman" w:hAnsi="Calibri" w:cs="Times New Roman"/>
                    <w:color w:val="000000"/>
                  </w:rPr>
                </w:rPrChange>
              </w:rPr>
              <w:pPrChange w:id="467" w:author="Travis Edward Rooney" w:date="2022-02-27T12:54:00Z">
                <w:pPr>
                  <w:spacing w:after="0" w:line="240" w:lineRule="auto"/>
                  <w:jc w:val="right"/>
                </w:pPr>
              </w:pPrChange>
            </w:pPr>
            <w:ins w:id="468" w:author="Travis Edward Rooney" w:date="2022-02-27T12:54:00Z">
              <w:r w:rsidRPr="00202D0D">
                <w:rPr>
                  <w:rFonts w:ascii="Times New Roman" w:eastAsia="Times New Roman" w:hAnsi="Times New Roman" w:cs="Times New Roman"/>
                  <w:color w:val="000000"/>
                  <w:sz w:val="20"/>
                  <w:szCs w:val="20"/>
                  <w:rPrChange w:id="469" w:author="Travis Edward Rooney" w:date="2022-02-27T12:54:00Z">
                    <w:rPr>
                      <w:rFonts w:ascii="Calibri" w:eastAsia="Times New Roman" w:hAnsi="Calibri" w:cs="Times New Roman"/>
                      <w:color w:val="000000"/>
                    </w:rPr>
                  </w:rPrChange>
                </w:rPr>
                <w:t>610967042</w:t>
              </w:r>
            </w:ins>
          </w:p>
        </w:tc>
        <w:tc>
          <w:tcPr>
            <w:tcW w:w="1060" w:type="dxa"/>
            <w:shd w:val="clear" w:color="auto" w:fill="auto"/>
            <w:noWrap/>
            <w:vAlign w:val="bottom"/>
            <w:hideMark/>
            <w:tcPrChange w:id="470" w:author="Travis Edward Rooney" w:date="2022-02-27T12:56:00Z">
              <w:tcPr>
                <w:tcW w:w="1060" w:type="dxa"/>
                <w:shd w:val="clear" w:color="auto" w:fill="auto"/>
                <w:noWrap/>
                <w:vAlign w:val="bottom"/>
                <w:hideMark/>
              </w:tcPr>
            </w:tcPrChange>
          </w:tcPr>
          <w:p w14:paraId="41CC2BAF" w14:textId="77777777" w:rsidR="00202D0D" w:rsidRPr="00202D0D" w:rsidRDefault="00202D0D">
            <w:pPr>
              <w:widowControl w:val="0"/>
              <w:spacing w:before="240" w:after="240" w:line="240" w:lineRule="auto"/>
              <w:jc w:val="center"/>
              <w:rPr>
                <w:ins w:id="471" w:author="Travis Edward Rooney" w:date="2022-02-27T12:54:00Z"/>
                <w:rFonts w:ascii="Times New Roman" w:eastAsia="Times New Roman" w:hAnsi="Times New Roman" w:cs="Times New Roman"/>
                <w:color w:val="000000"/>
                <w:sz w:val="20"/>
                <w:szCs w:val="20"/>
                <w:rPrChange w:id="472" w:author="Travis Edward Rooney" w:date="2022-02-27T12:54:00Z">
                  <w:rPr>
                    <w:ins w:id="473" w:author="Travis Edward Rooney" w:date="2022-02-27T12:54:00Z"/>
                    <w:rFonts w:ascii="Calibri" w:eastAsia="Times New Roman" w:hAnsi="Calibri" w:cs="Times New Roman"/>
                    <w:color w:val="000000"/>
                  </w:rPr>
                </w:rPrChange>
              </w:rPr>
              <w:pPrChange w:id="474" w:author="Travis Edward Rooney" w:date="2022-02-27T12:54:00Z">
                <w:pPr>
                  <w:spacing w:after="0" w:line="240" w:lineRule="auto"/>
                  <w:jc w:val="right"/>
                </w:pPr>
              </w:pPrChange>
            </w:pPr>
            <w:ins w:id="475" w:author="Travis Edward Rooney" w:date="2022-02-27T12:54:00Z">
              <w:r w:rsidRPr="00202D0D">
                <w:rPr>
                  <w:rFonts w:ascii="Times New Roman" w:eastAsia="Times New Roman" w:hAnsi="Times New Roman" w:cs="Times New Roman"/>
                  <w:color w:val="000000"/>
                  <w:sz w:val="20"/>
                  <w:szCs w:val="20"/>
                  <w:rPrChange w:id="476" w:author="Travis Edward Rooney" w:date="2022-02-27T12:54:00Z">
                    <w:rPr>
                      <w:rFonts w:ascii="Calibri" w:eastAsia="Times New Roman" w:hAnsi="Calibri" w:cs="Times New Roman"/>
                      <w:color w:val="000000"/>
                    </w:rPr>
                  </w:rPrChange>
                </w:rPr>
                <w:t>4.14E-08</w:t>
              </w:r>
            </w:ins>
          </w:p>
        </w:tc>
        <w:tc>
          <w:tcPr>
            <w:tcW w:w="1060" w:type="dxa"/>
            <w:shd w:val="clear" w:color="auto" w:fill="auto"/>
            <w:noWrap/>
            <w:vAlign w:val="bottom"/>
            <w:hideMark/>
            <w:tcPrChange w:id="477" w:author="Travis Edward Rooney" w:date="2022-02-27T12:56:00Z">
              <w:tcPr>
                <w:tcW w:w="1060" w:type="dxa"/>
                <w:shd w:val="clear" w:color="auto" w:fill="auto"/>
                <w:noWrap/>
                <w:vAlign w:val="bottom"/>
                <w:hideMark/>
              </w:tcPr>
            </w:tcPrChange>
          </w:tcPr>
          <w:p w14:paraId="50B4C30C" w14:textId="77777777" w:rsidR="00202D0D" w:rsidRPr="00202D0D" w:rsidRDefault="00202D0D">
            <w:pPr>
              <w:widowControl w:val="0"/>
              <w:spacing w:before="240" w:after="240" w:line="240" w:lineRule="auto"/>
              <w:jc w:val="center"/>
              <w:rPr>
                <w:ins w:id="478" w:author="Travis Edward Rooney" w:date="2022-02-27T12:54:00Z"/>
                <w:rFonts w:ascii="Times New Roman" w:eastAsia="Times New Roman" w:hAnsi="Times New Roman" w:cs="Times New Roman"/>
                <w:color w:val="000000"/>
                <w:sz w:val="20"/>
                <w:szCs w:val="20"/>
                <w:rPrChange w:id="479" w:author="Travis Edward Rooney" w:date="2022-02-27T12:54:00Z">
                  <w:rPr>
                    <w:ins w:id="480" w:author="Travis Edward Rooney" w:date="2022-02-27T12:54:00Z"/>
                    <w:rFonts w:ascii="Calibri" w:eastAsia="Times New Roman" w:hAnsi="Calibri" w:cs="Times New Roman"/>
                    <w:color w:val="000000"/>
                  </w:rPr>
                </w:rPrChange>
              </w:rPr>
              <w:pPrChange w:id="481" w:author="Travis Edward Rooney" w:date="2022-02-27T12:54:00Z">
                <w:pPr>
                  <w:spacing w:after="0" w:line="240" w:lineRule="auto"/>
                  <w:jc w:val="right"/>
                </w:pPr>
              </w:pPrChange>
            </w:pPr>
            <w:ins w:id="482" w:author="Travis Edward Rooney" w:date="2022-02-27T12:54:00Z">
              <w:r w:rsidRPr="00202D0D">
                <w:rPr>
                  <w:rFonts w:ascii="Times New Roman" w:eastAsia="Times New Roman" w:hAnsi="Times New Roman" w:cs="Times New Roman"/>
                  <w:color w:val="000000"/>
                  <w:sz w:val="20"/>
                  <w:szCs w:val="20"/>
                  <w:rPrChange w:id="483" w:author="Travis Edward Rooney" w:date="2022-02-27T12:54:00Z">
                    <w:rPr>
                      <w:rFonts w:ascii="Calibri" w:eastAsia="Times New Roman" w:hAnsi="Calibri" w:cs="Times New Roman"/>
                      <w:color w:val="000000"/>
                    </w:rPr>
                  </w:rPrChange>
                </w:rPr>
                <w:t>0.07</w:t>
              </w:r>
            </w:ins>
          </w:p>
        </w:tc>
      </w:tr>
      <w:tr w:rsidR="00202D0D" w:rsidRPr="00202D0D" w14:paraId="6E2208E4" w14:textId="77777777" w:rsidTr="00E5396B">
        <w:trPr>
          <w:trHeight w:val="300"/>
          <w:ins w:id="484" w:author="Travis Edward Rooney" w:date="2022-02-27T12:54:00Z"/>
          <w:trPrChange w:id="485" w:author="Travis Edward Rooney" w:date="2022-02-27T12:58:00Z">
            <w:trPr>
              <w:trHeight w:val="300"/>
            </w:trPr>
          </w:trPrChange>
        </w:trPr>
        <w:tc>
          <w:tcPr>
            <w:tcW w:w="2170" w:type="dxa"/>
            <w:shd w:val="clear" w:color="auto" w:fill="E7E6E6" w:themeFill="background2"/>
            <w:noWrap/>
            <w:vAlign w:val="bottom"/>
            <w:hideMark/>
            <w:tcPrChange w:id="486" w:author="Travis Edward Rooney" w:date="2022-02-27T12:58:00Z">
              <w:tcPr>
                <w:tcW w:w="2170" w:type="dxa"/>
                <w:shd w:val="clear" w:color="auto" w:fill="auto"/>
                <w:noWrap/>
                <w:vAlign w:val="bottom"/>
                <w:hideMark/>
              </w:tcPr>
            </w:tcPrChange>
          </w:tcPr>
          <w:p w14:paraId="6B92B7D3" w14:textId="77777777" w:rsidR="00202D0D" w:rsidRPr="00202D0D" w:rsidRDefault="00202D0D">
            <w:pPr>
              <w:widowControl w:val="0"/>
              <w:spacing w:before="240" w:after="240" w:line="240" w:lineRule="auto"/>
              <w:jc w:val="center"/>
              <w:rPr>
                <w:ins w:id="487" w:author="Travis Edward Rooney" w:date="2022-02-27T12:54:00Z"/>
                <w:rFonts w:ascii="Times New Roman" w:eastAsia="Times New Roman" w:hAnsi="Times New Roman" w:cs="Times New Roman"/>
                <w:color w:val="000000"/>
                <w:sz w:val="20"/>
                <w:szCs w:val="20"/>
                <w:rPrChange w:id="488" w:author="Travis Edward Rooney" w:date="2022-02-27T12:54:00Z">
                  <w:rPr>
                    <w:ins w:id="489" w:author="Travis Edward Rooney" w:date="2022-02-27T12:54:00Z"/>
                    <w:rFonts w:ascii="Calibri" w:eastAsia="Times New Roman" w:hAnsi="Calibri" w:cs="Times New Roman"/>
                    <w:color w:val="000000"/>
                  </w:rPr>
                </w:rPrChange>
              </w:rPr>
              <w:pPrChange w:id="490" w:author="Travis Edward Rooney" w:date="2022-02-27T12:54:00Z">
                <w:pPr>
                  <w:spacing w:after="0" w:line="240" w:lineRule="auto"/>
                </w:pPr>
              </w:pPrChange>
            </w:pPr>
            <w:ins w:id="491" w:author="Travis Edward Rooney" w:date="2022-02-27T12:54:00Z">
              <w:r w:rsidRPr="00202D0D">
                <w:rPr>
                  <w:rFonts w:ascii="Times New Roman" w:eastAsia="Times New Roman" w:hAnsi="Times New Roman" w:cs="Times New Roman"/>
                  <w:color w:val="000000"/>
                  <w:sz w:val="20"/>
                  <w:szCs w:val="20"/>
                  <w:rPrChange w:id="492" w:author="Travis Edward Rooney" w:date="2022-02-27T12:54:00Z">
                    <w:rPr>
                      <w:rFonts w:ascii="Calibri" w:eastAsia="Times New Roman" w:hAnsi="Calibri" w:cs="Times New Roman"/>
                      <w:color w:val="000000"/>
                    </w:rPr>
                  </w:rPrChange>
                </w:rPr>
                <w:t>JHI-Hv50k-2016-365992</w:t>
              </w:r>
            </w:ins>
          </w:p>
        </w:tc>
        <w:tc>
          <w:tcPr>
            <w:tcW w:w="1060" w:type="dxa"/>
            <w:shd w:val="clear" w:color="auto" w:fill="E7E6E6" w:themeFill="background2"/>
            <w:noWrap/>
            <w:vAlign w:val="bottom"/>
            <w:hideMark/>
            <w:tcPrChange w:id="493" w:author="Travis Edward Rooney" w:date="2022-02-27T12:58:00Z">
              <w:tcPr>
                <w:tcW w:w="1060" w:type="dxa"/>
                <w:shd w:val="clear" w:color="auto" w:fill="auto"/>
                <w:noWrap/>
                <w:vAlign w:val="bottom"/>
                <w:hideMark/>
              </w:tcPr>
            </w:tcPrChange>
          </w:tcPr>
          <w:p w14:paraId="695D614D" w14:textId="77777777" w:rsidR="00202D0D" w:rsidRPr="00202D0D" w:rsidRDefault="00202D0D">
            <w:pPr>
              <w:widowControl w:val="0"/>
              <w:spacing w:before="240" w:after="240" w:line="240" w:lineRule="auto"/>
              <w:jc w:val="center"/>
              <w:rPr>
                <w:ins w:id="494" w:author="Travis Edward Rooney" w:date="2022-02-27T12:54:00Z"/>
                <w:rFonts w:ascii="Times New Roman" w:eastAsia="Times New Roman" w:hAnsi="Times New Roman" w:cs="Times New Roman"/>
                <w:color w:val="000000"/>
                <w:sz w:val="20"/>
                <w:szCs w:val="20"/>
                <w:rPrChange w:id="495" w:author="Travis Edward Rooney" w:date="2022-02-27T12:54:00Z">
                  <w:rPr>
                    <w:ins w:id="496" w:author="Travis Edward Rooney" w:date="2022-02-27T12:54:00Z"/>
                    <w:rFonts w:ascii="Calibri" w:eastAsia="Times New Roman" w:hAnsi="Calibri" w:cs="Times New Roman"/>
                    <w:color w:val="000000"/>
                  </w:rPr>
                </w:rPrChange>
              </w:rPr>
              <w:pPrChange w:id="497" w:author="Travis Edward Rooney" w:date="2022-02-27T12:54:00Z">
                <w:pPr>
                  <w:spacing w:after="0" w:line="240" w:lineRule="auto"/>
                </w:pPr>
              </w:pPrChange>
            </w:pPr>
            <w:ins w:id="498" w:author="Travis Edward Rooney" w:date="2022-02-27T12:54:00Z">
              <w:r w:rsidRPr="00202D0D">
                <w:rPr>
                  <w:rFonts w:ascii="Times New Roman" w:eastAsia="Times New Roman" w:hAnsi="Times New Roman" w:cs="Times New Roman"/>
                  <w:color w:val="000000"/>
                  <w:sz w:val="20"/>
                  <w:szCs w:val="20"/>
                  <w:rPrChange w:id="499" w:author="Travis Edward Rooney" w:date="2022-02-27T12:54:00Z">
                    <w:rPr>
                      <w:rFonts w:ascii="Calibri" w:eastAsia="Times New Roman" w:hAnsi="Calibri" w:cs="Times New Roman"/>
                      <w:color w:val="000000"/>
                    </w:rPr>
                  </w:rPrChange>
                </w:rPr>
                <w:t>SP</w:t>
              </w:r>
            </w:ins>
          </w:p>
        </w:tc>
        <w:tc>
          <w:tcPr>
            <w:tcW w:w="1440" w:type="dxa"/>
            <w:shd w:val="clear" w:color="auto" w:fill="E7E6E6" w:themeFill="background2"/>
            <w:noWrap/>
            <w:vAlign w:val="bottom"/>
            <w:hideMark/>
            <w:tcPrChange w:id="500" w:author="Travis Edward Rooney" w:date="2022-02-27T12:58:00Z">
              <w:tcPr>
                <w:tcW w:w="1440" w:type="dxa"/>
                <w:shd w:val="clear" w:color="auto" w:fill="auto"/>
                <w:noWrap/>
                <w:vAlign w:val="bottom"/>
                <w:hideMark/>
              </w:tcPr>
            </w:tcPrChange>
          </w:tcPr>
          <w:p w14:paraId="200EEA8A" w14:textId="77777777" w:rsidR="00202D0D" w:rsidRPr="00202D0D" w:rsidRDefault="00202D0D">
            <w:pPr>
              <w:widowControl w:val="0"/>
              <w:spacing w:before="240" w:after="240" w:line="240" w:lineRule="auto"/>
              <w:jc w:val="center"/>
              <w:rPr>
                <w:ins w:id="501" w:author="Travis Edward Rooney" w:date="2022-02-27T12:54:00Z"/>
                <w:rFonts w:ascii="Times New Roman" w:eastAsia="Times New Roman" w:hAnsi="Times New Roman" w:cs="Times New Roman"/>
                <w:color w:val="000000"/>
                <w:sz w:val="20"/>
                <w:szCs w:val="20"/>
                <w:rPrChange w:id="502" w:author="Travis Edward Rooney" w:date="2022-02-27T12:54:00Z">
                  <w:rPr>
                    <w:ins w:id="503" w:author="Travis Edward Rooney" w:date="2022-02-27T12:54:00Z"/>
                    <w:rFonts w:ascii="Calibri" w:eastAsia="Times New Roman" w:hAnsi="Calibri" w:cs="Times New Roman"/>
                    <w:color w:val="000000"/>
                  </w:rPr>
                </w:rPrChange>
              </w:rPr>
              <w:pPrChange w:id="504" w:author="Travis Edward Rooney" w:date="2022-02-27T12:54:00Z">
                <w:pPr>
                  <w:spacing w:after="0" w:line="240" w:lineRule="auto"/>
                  <w:jc w:val="right"/>
                </w:pPr>
              </w:pPrChange>
            </w:pPr>
            <w:ins w:id="505" w:author="Travis Edward Rooney" w:date="2022-02-27T12:54:00Z">
              <w:r w:rsidRPr="00202D0D">
                <w:rPr>
                  <w:rFonts w:ascii="Times New Roman" w:eastAsia="Times New Roman" w:hAnsi="Times New Roman" w:cs="Times New Roman"/>
                  <w:color w:val="000000"/>
                  <w:sz w:val="20"/>
                  <w:szCs w:val="20"/>
                  <w:rPrChange w:id="506" w:author="Travis Edward Rooney" w:date="2022-02-27T12:54:00Z">
                    <w:rPr>
                      <w:rFonts w:ascii="Calibri" w:eastAsia="Times New Roman" w:hAnsi="Calibri" w:cs="Times New Roman"/>
                      <w:color w:val="000000"/>
                    </w:rPr>
                  </w:rPrChange>
                </w:rPr>
                <w:t>5</w:t>
              </w:r>
            </w:ins>
          </w:p>
        </w:tc>
        <w:tc>
          <w:tcPr>
            <w:tcW w:w="1560" w:type="dxa"/>
            <w:shd w:val="clear" w:color="auto" w:fill="E7E6E6" w:themeFill="background2"/>
            <w:noWrap/>
            <w:vAlign w:val="bottom"/>
            <w:hideMark/>
            <w:tcPrChange w:id="507" w:author="Travis Edward Rooney" w:date="2022-02-27T12:58:00Z">
              <w:tcPr>
                <w:tcW w:w="1560" w:type="dxa"/>
                <w:shd w:val="clear" w:color="auto" w:fill="auto"/>
                <w:noWrap/>
                <w:vAlign w:val="bottom"/>
                <w:hideMark/>
              </w:tcPr>
            </w:tcPrChange>
          </w:tcPr>
          <w:p w14:paraId="77488553" w14:textId="77777777" w:rsidR="00202D0D" w:rsidRPr="00202D0D" w:rsidRDefault="00202D0D">
            <w:pPr>
              <w:widowControl w:val="0"/>
              <w:spacing w:before="240" w:after="240" w:line="240" w:lineRule="auto"/>
              <w:jc w:val="center"/>
              <w:rPr>
                <w:ins w:id="508" w:author="Travis Edward Rooney" w:date="2022-02-27T12:54:00Z"/>
                <w:rFonts w:ascii="Times New Roman" w:eastAsia="Times New Roman" w:hAnsi="Times New Roman" w:cs="Times New Roman"/>
                <w:color w:val="000000"/>
                <w:sz w:val="20"/>
                <w:szCs w:val="20"/>
                <w:rPrChange w:id="509" w:author="Travis Edward Rooney" w:date="2022-02-27T12:54:00Z">
                  <w:rPr>
                    <w:ins w:id="510" w:author="Travis Edward Rooney" w:date="2022-02-27T12:54:00Z"/>
                    <w:rFonts w:ascii="Calibri" w:eastAsia="Times New Roman" w:hAnsi="Calibri" w:cs="Times New Roman"/>
                    <w:color w:val="000000"/>
                  </w:rPr>
                </w:rPrChange>
              </w:rPr>
              <w:pPrChange w:id="511" w:author="Travis Edward Rooney" w:date="2022-02-27T12:54:00Z">
                <w:pPr>
                  <w:spacing w:after="0" w:line="240" w:lineRule="auto"/>
                  <w:jc w:val="right"/>
                </w:pPr>
              </w:pPrChange>
            </w:pPr>
            <w:ins w:id="512" w:author="Travis Edward Rooney" w:date="2022-02-27T12:54:00Z">
              <w:r w:rsidRPr="00202D0D">
                <w:rPr>
                  <w:rFonts w:ascii="Times New Roman" w:eastAsia="Times New Roman" w:hAnsi="Times New Roman" w:cs="Times New Roman"/>
                  <w:color w:val="000000"/>
                  <w:sz w:val="20"/>
                  <w:szCs w:val="20"/>
                  <w:rPrChange w:id="513" w:author="Travis Edward Rooney" w:date="2022-02-27T12:54:00Z">
                    <w:rPr>
                      <w:rFonts w:ascii="Calibri" w:eastAsia="Times New Roman" w:hAnsi="Calibri" w:cs="Times New Roman"/>
                      <w:color w:val="000000"/>
                    </w:rPr>
                  </w:rPrChange>
                </w:rPr>
                <w:t>594326624</w:t>
              </w:r>
            </w:ins>
          </w:p>
        </w:tc>
        <w:tc>
          <w:tcPr>
            <w:tcW w:w="1060" w:type="dxa"/>
            <w:shd w:val="clear" w:color="auto" w:fill="E7E6E6" w:themeFill="background2"/>
            <w:noWrap/>
            <w:vAlign w:val="bottom"/>
            <w:hideMark/>
            <w:tcPrChange w:id="514" w:author="Travis Edward Rooney" w:date="2022-02-27T12:58:00Z">
              <w:tcPr>
                <w:tcW w:w="1060" w:type="dxa"/>
                <w:shd w:val="clear" w:color="auto" w:fill="auto"/>
                <w:noWrap/>
                <w:vAlign w:val="bottom"/>
                <w:hideMark/>
              </w:tcPr>
            </w:tcPrChange>
          </w:tcPr>
          <w:p w14:paraId="342FAF26" w14:textId="77777777" w:rsidR="00202D0D" w:rsidRPr="00202D0D" w:rsidRDefault="00202D0D">
            <w:pPr>
              <w:widowControl w:val="0"/>
              <w:spacing w:before="240" w:after="240" w:line="240" w:lineRule="auto"/>
              <w:jc w:val="center"/>
              <w:rPr>
                <w:ins w:id="515" w:author="Travis Edward Rooney" w:date="2022-02-27T12:54:00Z"/>
                <w:rFonts w:ascii="Times New Roman" w:eastAsia="Times New Roman" w:hAnsi="Times New Roman" w:cs="Times New Roman"/>
                <w:color w:val="000000"/>
                <w:sz w:val="20"/>
                <w:szCs w:val="20"/>
                <w:rPrChange w:id="516" w:author="Travis Edward Rooney" w:date="2022-02-27T12:54:00Z">
                  <w:rPr>
                    <w:ins w:id="517" w:author="Travis Edward Rooney" w:date="2022-02-27T12:54:00Z"/>
                    <w:rFonts w:ascii="Calibri" w:eastAsia="Times New Roman" w:hAnsi="Calibri" w:cs="Times New Roman"/>
                    <w:color w:val="000000"/>
                  </w:rPr>
                </w:rPrChange>
              </w:rPr>
              <w:pPrChange w:id="518" w:author="Travis Edward Rooney" w:date="2022-02-27T12:54:00Z">
                <w:pPr>
                  <w:spacing w:after="0" w:line="240" w:lineRule="auto"/>
                  <w:jc w:val="right"/>
                </w:pPr>
              </w:pPrChange>
            </w:pPr>
            <w:ins w:id="519" w:author="Travis Edward Rooney" w:date="2022-02-27T12:54:00Z">
              <w:r w:rsidRPr="00202D0D">
                <w:rPr>
                  <w:rFonts w:ascii="Times New Roman" w:eastAsia="Times New Roman" w:hAnsi="Times New Roman" w:cs="Times New Roman"/>
                  <w:color w:val="000000"/>
                  <w:sz w:val="20"/>
                  <w:szCs w:val="20"/>
                  <w:rPrChange w:id="520" w:author="Travis Edward Rooney" w:date="2022-02-27T12:54:00Z">
                    <w:rPr>
                      <w:rFonts w:ascii="Calibri" w:eastAsia="Times New Roman" w:hAnsi="Calibri" w:cs="Times New Roman"/>
                      <w:color w:val="000000"/>
                    </w:rPr>
                  </w:rPrChange>
                </w:rPr>
                <w:t>8.4E-16</w:t>
              </w:r>
            </w:ins>
          </w:p>
        </w:tc>
        <w:tc>
          <w:tcPr>
            <w:tcW w:w="1060" w:type="dxa"/>
            <w:shd w:val="clear" w:color="auto" w:fill="E7E6E6" w:themeFill="background2"/>
            <w:noWrap/>
            <w:vAlign w:val="bottom"/>
            <w:hideMark/>
            <w:tcPrChange w:id="521" w:author="Travis Edward Rooney" w:date="2022-02-27T12:58:00Z">
              <w:tcPr>
                <w:tcW w:w="1060" w:type="dxa"/>
                <w:shd w:val="clear" w:color="auto" w:fill="auto"/>
                <w:noWrap/>
                <w:vAlign w:val="bottom"/>
                <w:hideMark/>
              </w:tcPr>
            </w:tcPrChange>
          </w:tcPr>
          <w:p w14:paraId="245F1129" w14:textId="77777777" w:rsidR="00202D0D" w:rsidRPr="00202D0D" w:rsidRDefault="00202D0D">
            <w:pPr>
              <w:widowControl w:val="0"/>
              <w:spacing w:before="240" w:after="240" w:line="240" w:lineRule="auto"/>
              <w:jc w:val="center"/>
              <w:rPr>
                <w:ins w:id="522" w:author="Travis Edward Rooney" w:date="2022-02-27T12:54:00Z"/>
                <w:rFonts w:ascii="Times New Roman" w:eastAsia="Times New Roman" w:hAnsi="Times New Roman" w:cs="Times New Roman"/>
                <w:color w:val="000000"/>
                <w:sz w:val="20"/>
                <w:szCs w:val="20"/>
                <w:rPrChange w:id="523" w:author="Travis Edward Rooney" w:date="2022-02-27T12:54:00Z">
                  <w:rPr>
                    <w:ins w:id="524" w:author="Travis Edward Rooney" w:date="2022-02-27T12:54:00Z"/>
                    <w:rFonts w:ascii="Calibri" w:eastAsia="Times New Roman" w:hAnsi="Calibri" w:cs="Times New Roman"/>
                    <w:color w:val="000000"/>
                  </w:rPr>
                </w:rPrChange>
              </w:rPr>
              <w:pPrChange w:id="525" w:author="Travis Edward Rooney" w:date="2022-02-27T12:54:00Z">
                <w:pPr>
                  <w:spacing w:after="0" w:line="240" w:lineRule="auto"/>
                  <w:jc w:val="right"/>
                </w:pPr>
              </w:pPrChange>
            </w:pPr>
            <w:ins w:id="526" w:author="Travis Edward Rooney" w:date="2022-02-27T12:54:00Z">
              <w:r w:rsidRPr="00202D0D">
                <w:rPr>
                  <w:rFonts w:ascii="Times New Roman" w:eastAsia="Times New Roman" w:hAnsi="Times New Roman" w:cs="Times New Roman"/>
                  <w:color w:val="000000"/>
                  <w:sz w:val="20"/>
                  <w:szCs w:val="20"/>
                  <w:rPrChange w:id="527" w:author="Travis Edward Rooney" w:date="2022-02-27T12:54:00Z">
                    <w:rPr>
                      <w:rFonts w:ascii="Calibri" w:eastAsia="Times New Roman" w:hAnsi="Calibri" w:cs="Times New Roman"/>
                      <w:color w:val="000000"/>
                    </w:rPr>
                  </w:rPrChange>
                </w:rPr>
                <w:t>0.31</w:t>
              </w:r>
            </w:ins>
          </w:p>
        </w:tc>
      </w:tr>
      <w:tr w:rsidR="00202D0D" w:rsidRPr="00202D0D" w14:paraId="71AA9354" w14:textId="77777777" w:rsidTr="00E5396B">
        <w:trPr>
          <w:trHeight w:val="300"/>
          <w:ins w:id="528" w:author="Travis Edward Rooney" w:date="2022-02-27T12:54:00Z"/>
          <w:trPrChange w:id="529" w:author="Travis Edward Rooney" w:date="2022-02-27T12:58:00Z">
            <w:trPr>
              <w:trHeight w:val="300"/>
            </w:trPr>
          </w:trPrChange>
        </w:trPr>
        <w:tc>
          <w:tcPr>
            <w:tcW w:w="2170" w:type="dxa"/>
            <w:shd w:val="clear" w:color="auto" w:fill="E7E6E6" w:themeFill="background2"/>
            <w:noWrap/>
            <w:vAlign w:val="bottom"/>
            <w:hideMark/>
            <w:tcPrChange w:id="530" w:author="Travis Edward Rooney" w:date="2022-02-27T12:58:00Z">
              <w:tcPr>
                <w:tcW w:w="2170" w:type="dxa"/>
                <w:shd w:val="clear" w:color="auto" w:fill="auto"/>
                <w:noWrap/>
                <w:vAlign w:val="bottom"/>
                <w:hideMark/>
              </w:tcPr>
            </w:tcPrChange>
          </w:tcPr>
          <w:p w14:paraId="2ABBF91B" w14:textId="77777777" w:rsidR="00202D0D" w:rsidRPr="00202D0D" w:rsidRDefault="00202D0D">
            <w:pPr>
              <w:widowControl w:val="0"/>
              <w:spacing w:before="240" w:after="240" w:line="240" w:lineRule="auto"/>
              <w:jc w:val="center"/>
              <w:rPr>
                <w:ins w:id="531" w:author="Travis Edward Rooney" w:date="2022-02-27T12:54:00Z"/>
                <w:rFonts w:ascii="Times New Roman" w:eastAsia="Times New Roman" w:hAnsi="Times New Roman" w:cs="Times New Roman"/>
                <w:color w:val="000000"/>
                <w:sz w:val="20"/>
                <w:szCs w:val="20"/>
                <w:rPrChange w:id="532" w:author="Travis Edward Rooney" w:date="2022-02-27T12:54:00Z">
                  <w:rPr>
                    <w:ins w:id="533" w:author="Travis Edward Rooney" w:date="2022-02-27T12:54:00Z"/>
                    <w:rFonts w:ascii="Calibri" w:eastAsia="Times New Roman" w:hAnsi="Calibri" w:cs="Times New Roman"/>
                    <w:color w:val="000000"/>
                  </w:rPr>
                </w:rPrChange>
              </w:rPr>
              <w:pPrChange w:id="534" w:author="Travis Edward Rooney" w:date="2022-02-27T12:54:00Z">
                <w:pPr>
                  <w:spacing w:after="0" w:line="240" w:lineRule="auto"/>
                </w:pPr>
              </w:pPrChange>
            </w:pPr>
            <w:ins w:id="535" w:author="Travis Edward Rooney" w:date="2022-02-27T12:54:00Z">
              <w:r w:rsidRPr="00202D0D">
                <w:rPr>
                  <w:rFonts w:ascii="Times New Roman" w:eastAsia="Times New Roman" w:hAnsi="Times New Roman" w:cs="Times New Roman"/>
                  <w:color w:val="000000"/>
                  <w:sz w:val="20"/>
                  <w:szCs w:val="20"/>
                  <w:rPrChange w:id="536" w:author="Travis Edward Rooney" w:date="2022-02-27T12:54:00Z">
                    <w:rPr>
                      <w:rFonts w:ascii="Calibri" w:eastAsia="Times New Roman" w:hAnsi="Calibri" w:cs="Times New Roman"/>
                      <w:color w:val="000000"/>
                    </w:rPr>
                  </w:rPrChange>
                </w:rPr>
                <w:t>JHI-Hv50k-2016-385463</w:t>
              </w:r>
            </w:ins>
          </w:p>
        </w:tc>
        <w:tc>
          <w:tcPr>
            <w:tcW w:w="1060" w:type="dxa"/>
            <w:shd w:val="clear" w:color="auto" w:fill="E7E6E6" w:themeFill="background2"/>
            <w:noWrap/>
            <w:vAlign w:val="bottom"/>
            <w:hideMark/>
            <w:tcPrChange w:id="537" w:author="Travis Edward Rooney" w:date="2022-02-27T12:58:00Z">
              <w:tcPr>
                <w:tcW w:w="1060" w:type="dxa"/>
                <w:shd w:val="clear" w:color="auto" w:fill="auto"/>
                <w:noWrap/>
                <w:vAlign w:val="bottom"/>
                <w:hideMark/>
              </w:tcPr>
            </w:tcPrChange>
          </w:tcPr>
          <w:p w14:paraId="0D5C27DC" w14:textId="77777777" w:rsidR="00202D0D" w:rsidRPr="00202D0D" w:rsidRDefault="00202D0D">
            <w:pPr>
              <w:widowControl w:val="0"/>
              <w:spacing w:before="240" w:after="240" w:line="240" w:lineRule="auto"/>
              <w:jc w:val="center"/>
              <w:rPr>
                <w:ins w:id="538" w:author="Travis Edward Rooney" w:date="2022-02-27T12:54:00Z"/>
                <w:rFonts w:ascii="Times New Roman" w:eastAsia="Times New Roman" w:hAnsi="Times New Roman" w:cs="Times New Roman"/>
                <w:color w:val="000000"/>
                <w:sz w:val="20"/>
                <w:szCs w:val="20"/>
                <w:rPrChange w:id="539" w:author="Travis Edward Rooney" w:date="2022-02-27T12:54:00Z">
                  <w:rPr>
                    <w:ins w:id="540" w:author="Travis Edward Rooney" w:date="2022-02-27T12:54:00Z"/>
                    <w:rFonts w:ascii="Calibri" w:eastAsia="Times New Roman" w:hAnsi="Calibri" w:cs="Times New Roman"/>
                    <w:color w:val="000000"/>
                  </w:rPr>
                </w:rPrChange>
              </w:rPr>
              <w:pPrChange w:id="541" w:author="Travis Edward Rooney" w:date="2022-02-27T12:54:00Z">
                <w:pPr>
                  <w:spacing w:after="0" w:line="240" w:lineRule="auto"/>
                </w:pPr>
              </w:pPrChange>
            </w:pPr>
            <w:ins w:id="542" w:author="Travis Edward Rooney" w:date="2022-02-27T12:54:00Z">
              <w:r w:rsidRPr="00202D0D">
                <w:rPr>
                  <w:rFonts w:ascii="Times New Roman" w:eastAsia="Times New Roman" w:hAnsi="Times New Roman" w:cs="Times New Roman"/>
                  <w:color w:val="000000"/>
                  <w:sz w:val="20"/>
                  <w:szCs w:val="20"/>
                  <w:rPrChange w:id="543" w:author="Travis Edward Rooney" w:date="2022-02-27T12:54:00Z">
                    <w:rPr>
                      <w:rFonts w:ascii="Calibri" w:eastAsia="Times New Roman" w:hAnsi="Calibri" w:cs="Times New Roman"/>
                      <w:color w:val="000000"/>
                    </w:rPr>
                  </w:rPrChange>
                </w:rPr>
                <w:t>SP</w:t>
              </w:r>
            </w:ins>
          </w:p>
        </w:tc>
        <w:tc>
          <w:tcPr>
            <w:tcW w:w="1440" w:type="dxa"/>
            <w:shd w:val="clear" w:color="auto" w:fill="E7E6E6" w:themeFill="background2"/>
            <w:noWrap/>
            <w:vAlign w:val="bottom"/>
            <w:hideMark/>
            <w:tcPrChange w:id="544" w:author="Travis Edward Rooney" w:date="2022-02-27T12:58:00Z">
              <w:tcPr>
                <w:tcW w:w="1440" w:type="dxa"/>
                <w:shd w:val="clear" w:color="auto" w:fill="auto"/>
                <w:noWrap/>
                <w:vAlign w:val="bottom"/>
                <w:hideMark/>
              </w:tcPr>
            </w:tcPrChange>
          </w:tcPr>
          <w:p w14:paraId="62714AC2" w14:textId="77777777" w:rsidR="00202D0D" w:rsidRPr="00202D0D" w:rsidRDefault="00202D0D">
            <w:pPr>
              <w:widowControl w:val="0"/>
              <w:spacing w:before="240" w:after="240" w:line="240" w:lineRule="auto"/>
              <w:jc w:val="center"/>
              <w:rPr>
                <w:ins w:id="545" w:author="Travis Edward Rooney" w:date="2022-02-27T12:54:00Z"/>
                <w:rFonts w:ascii="Times New Roman" w:eastAsia="Times New Roman" w:hAnsi="Times New Roman" w:cs="Times New Roman"/>
                <w:color w:val="000000"/>
                <w:sz w:val="20"/>
                <w:szCs w:val="20"/>
                <w:rPrChange w:id="546" w:author="Travis Edward Rooney" w:date="2022-02-27T12:54:00Z">
                  <w:rPr>
                    <w:ins w:id="547" w:author="Travis Edward Rooney" w:date="2022-02-27T12:54:00Z"/>
                    <w:rFonts w:ascii="Calibri" w:eastAsia="Times New Roman" w:hAnsi="Calibri" w:cs="Times New Roman"/>
                    <w:color w:val="000000"/>
                  </w:rPr>
                </w:rPrChange>
              </w:rPr>
              <w:pPrChange w:id="548" w:author="Travis Edward Rooney" w:date="2022-02-27T12:54:00Z">
                <w:pPr>
                  <w:spacing w:after="0" w:line="240" w:lineRule="auto"/>
                  <w:jc w:val="right"/>
                </w:pPr>
              </w:pPrChange>
            </w:pPr>
            <w:ins w:id="549" w:author="Travis Edward Rooney" w:date="2022-02-27T12:54:00Z">
              <w:r w:rsidRPr="00202D0D">
                <w:rPr>
                  <w:rFonts w:ascii="Times New Roman" w:eastAsia="Times New Roman" w:hAnsi="Times New Roman" w:cs="Times New Roman"/>
                  <w:color w:val="000000"/>
                  <w:sz w:val="20"/>
                  <w:szCs w:val="20"/>
                  <w:rPrChange w:id="550" w:author="Travis Edward Rooney" w:date="2022-02-27T12:54:00Z">
                    <w:rPr>
                      <w:rFonts w:ascii="Calibri" w:eastAsia="Times New Roman" w:hAnsi="Calibri" w:cs="Times New Roman"/>
                      <w:color w:val="000000"/>
                    </w:rPr>
                  </w:rPrChange>
                </w:rPr>
                <w:t>6</w:t>
              </w:r>
            </w:ins>
          </w:p>
        </w:tc>
        <w:tc>
          <w:tcPr>
            <w:tcW w:w="1560" w:type="dxa"/>
            <w:shd w:val="clear" w:color="auto" w:fill="E7E6E6" w:themeFill="background2"/>
            <w:noWrap/>
            <w:vAlign w:val="bottom"/>
            <w:hideMark/>
            <w:tcPrChange w:id="551" w:author="Travis Edward Rooney" w:date="2022-02-27T12:58:00Z">
              <w:tcPr>
                <w:tcW w:w="1560" w:type="dxa"/>
                <w:shd w:val="clear" w:color="auto" w:fill="auto"/>
                <w:noWrap/>
                <w:vAlign w:val="bottom"/>
                <w:hideMark/>
              </w:tcPr>
            </w:tcPrChange>
          </w:tcPr>
          <w:p w14:paraId="2F4DDD27" w14:textId="77777777" w:rsidR="00202D0D" w:rsidRPr="00202D0D" w:rsidRDefault="00202D0D">
            <w:pPr>
              <w:widowControl w:val="0"/>
              <w:spacing w:before="240" w:after="240" w:line="240" w:lineRule="auto"/>
              <w:jc w:val="center"/>
              <w:rPr>
                <w:ins w:id="552" w:author="Travis Edward Rooney" w:date="2022-02-27T12:54:00Z"/>
                <w:rFonts w:ascii="Times New Roman" w:eastAsia="Times New Roman" w:hAnsi="Times New Roman" w:cs="Times New Roman"/>
                <w:color w:val="000000"/>
                <w:sz w:val="20"/>
                <w:szCs w:val="20"/>
                <w:rPrChange w:id="553" w:author="Travis Edward Rooney" w:date="2022-02-27T12:54:00Z">
                  <w:rPr>
                    <w:ins w:id="554" w:author="Travis Edward Rooney" w:date="2022-02-27T12:54:00Z"/>
                    <w:rFonts w:ascii="Calibri" w:eastAsia="Times New Roman" w:hAnsi="Calibri" w:cs="Times New Roman"/>
                    <w:color w:val="000000"/>
                  </w:rPr>
                </w:rPrChange>
              </w:rPr>
              <w:pPrChange w:id="555" w:author="Travis Edward Rooney" w:date="2022-02-27T12:54:00Z">
                <w:pPr>
                  <w:spacing w:after="0" w:line="240" w:lineRule="auto"/>
                  <w:jc w:val="right"/>
                </w:pPr>
              </w:pPrChange>
            </w:pPr>
            <w:ins w:id="556" w:author="Travis Edward Rooney" w:date="2022-02-27T12:54:00Z">
              <w:r w:rsidRPr="00202D0D">
                <w:rPr>
                  <w:rFonts w:ascii="Times New Roman" w:eastAsia="Times New Roman" w:hAnsi="Times New Roman" w:cs="Times New Roman"/>
                  <w:color w:val="000000"/>
                  <w:sz w:val="20"/>
                  <w:szCs w:val="20"/>
                  <w:rPrChange w:id="557" w:author="Travis Edward Rooney" w:date="2022-02-27T12:54:00Z">
                    <w:rPr>
                      <w:rFonts w:ascii="Calibri" w:eastAsia="Times New Roman" w:hAnsi="Calibri" w:cs="Times New Roman"/>
                      <w:color w:val="000000"/>
                    </w:rPr>
                  </w:rPrChange>
                </w:rPr>
                <w:t>42618343</w:t>
              </w:r>
            </w:ins>
          </w:p>
        </w:tc>
        <w:tc>
          <w:tcPr>
            <w:tcW w:w="1060" w:type="dxa"/>
            <w:shd w:val="clear" w:color="auto" w:fill="E7E6E6" w:themeFill="background2"/>
            <w:noWrap/>
            <w:vAlign w:val="bottom"/>
            <w:hideMark/>
            <w:tcPrChange w:id="558" w:author="Travis Edward Rooney" w:date="2022-02-27T12:58:00Z">
              <w:tcPr>
                <w:tcW w:w="1060" w:type="dxa"/>
                <w:shd w:val="clear" w:color="auto" w:fill="auto"/>
                <w:noWrap/>
                <w:vAlign w:val="bottom"/>
                <w:hideMark/>
              </w:tcPr>
            </w:tcPrChange>
          </w:tcPr>
          <w:p w14:paraId="5929F17D" w14:textId="77777777" w:rsidR="00202D0D" w:rsidRPr="00202D0D" w:rsidRDefault="00202D0D">
            <w:pPr>
              <w:widowControl w:val="0"/>
              <w:spacing w:before="240" w:after="240" w:line="240" w:lineRule="auto"/>
              <w:jc w:val="center"/>
              <w:rPr>
                <w:ins w:id="559" w:author="Travis Edward Rooney" w:date="2022-02-27T12:54:00Z"/>
                <w:rFonts w:ascii="Times New Roman" w:eastAsia="Times New Roman" w:hAnsi="Times New Roman" w:cs="Times New Roman"/>
                <w:color w:val="000000"/>
                <w:sz w:val="20"/>
                <w:szCs w:val="20"/>
                <w:rPrChange w:id="560" w:author="Travis Edward Rooney" w:date="2022-02-27T12:54:00Z">
                  <w:rPr>
                    <w:ins w:id="561" w:author="Travis Edward Rooney" w:date="2022-02-27T12:54:00Z"/>
                    <w:rFonts w:ascii="Calibri" w:eastAsia="Times New Roman" w:hAnsi="Calibri" w:cs="Times New Roman"/>
                    <w:color w:val="000000"/>
                  </w:rPr>
                </w:rPrChange>
              </w:rPr>
              <w:pPrChange w:id="562" w:author="Travis Edward Rooney" w:date="2022-02-27T12:54:00Z">
                <w:pPr>
                  <w:spacing w:after="0" w:line="240" w:lineRule="auto"/>
                  <w:jc w:val="right"/>
                </w:pPr>
              </w:pPrChange>
            </w:pPr>
            <w:ins w:id="563" w:author="Travis Edward Rooney" w:date="2022-02-27T12:54:00Z">
              <w:r w:rsidRPr="00202D0D">
                <w:rPr>
                  <w:rFonts w:ascii="Times New Roman" w:eastAsia="Times New Roman" w:hAnsi="Times New Roman" w:cs="Times New Roman"/>
                  <w:color w:val="000000"/>
                  <w:sz w:val="20"/>
                  <w:szCs w:val="20"/>
                  <w:rPrChange w:id="564" w:author="Travis Edward Rooney" w:date="2022-02-27T12:54:00Z">
                    <w:rPr>
                      <w:rFonts w:ascii="Calibri" w:eastAsia="Times New Roman" w:hAnsi="Calibri" w:cs="Times New Roman"/>
                      <w:color w:val="000000"/>
                    </w:rPr>
                  </w:rPrChange>
                </w:rPr>
                <w:t>9.4E-07</w:t>
              </w:r>
            </w:ins>
          </w:p>
        </w:tc>
        <w:tc>
          <w:tcPr>
            <w:tcW w:w="1060" w:type="dxa"/>
            <w:shd w:val="clear" w:color="auto" w:fill="E7E6E6" w:themeFill="background2"/>
            <w:noWrap/>
            <w:vAlign w:val="bottom"/>
            <w:hideMark/>
            <w:tcPrChange w:id="565" w:author="Travis Edward Rooney" w:date="2022-02-27T12:58:00Z">
              <w:tcPr>
                <w:tcW w:w="1060" w:type="dxa"/>
                <w:shd w:val="clear" w:color="auto" w:fill="auto"/>
                <w:noWrap/>
                <w:vAlign w:val="bottom"/>
                <w:hideMark/>
              </w:tcPr>
            </w:tcPrChange>
          </w:tcPr>
          <w:p w14:paraId="39223DD3" w14:textId="77777777" w:rsidR="00202D0D" w:rsidRPr="00202D0D" w:rsidRDefault="00202D0D">
            <w:pPr>
              <w:widowControl w:val="0"/>
              <w:spacing w:before="240" w:after="240" w:line="240" w:lineRule="auto"/>
              <w:jc w:val="center"/>
              <w:rPr>
                <w:ins w:id="566" w:author="Travis Edward Rooney" w:date="2022-02-27T12:54:00Z"/>
                <w:rFonts w:ascii="Times New Roman" w:eastAsia="Times New Roman" w:hAnsi="Times New Roman" w:cs="Times New Roman"/>
                <w:color w:val="000000"/>
                <w:sz w:val="20"/>
                <w:szCs w:val="20"/>
                <w:rPrChange w:id="567" w:author="Travis Edward Rooney" w:date="2022-02-27T12:54:00Z">
                  <w:rPr>
                    <w:ins w:id="568" w:author="Travis Edward Rooney" w:date="2022-02-27T12:54:00Z"/>
                    <w:rFonts w:ascii="Calibri" w:eastAsia="Times New Roman" w:hAnsi="Calibri" w:cs="Times New Roman"/>
                    <w:color w:val="000000"/>
                  </w:rPr>
                </w:rPrChange>
              </w:rPr>
              <w:pPrChange w:id="569" w:author="Travis Edward Rooney" w:date="2022-02-27T12:54:00Z">
                <w:pPr>
                  <w:spacing w:after="0" w:line="240" w:lineRule="auto"/>
                  <w:jc w:val="right"/>
                </w:pPr>
              </w:pPrChange>
            </w:pPr>
            <w:ins w:id="570" w:author="Travis Edward Rooney" w:date="2022-02-27T12:54:00Z">
              <w:r w:rsidRPr="00202D0D">
                <w:rPr>
                  <w:rFonts w:ascii="Times New Roman" w:eastAsia="Times New Roman" w:hAnsi="Times New Roman" w:cs="Times New Roman"/>
                  <w:color w:val="000000"/>
                  <w:sz w:val="20"/>
                  <w:szCs w:val="20"/>
                  <w:rPrChange w:id="571" w:author="Travis Edward Rooney" w:date="2022-02-27T12:54:00Z">
                    <w:rPr>
                      <w:rFonts w:ascii="Calibri" w:eastAsia="Times New Roman" w:hAnsi="Calibri" w:cs="Times New Roman"/>
                      <w:color w:val="000000"/>
                    </w:rPr>
                  </w:rPrChange>
                </w:rPr>
                <w:t>0.29</w:t>
              </w:r>
            </w:ins>
          </w:p>
        </w:tc>
      </w:tr>
      <w:tr w:rsidR="00202D0D" w:rsidRPr="00202D0D" w14:paraId="73A68DA3" w14:textId="77777777" w:rsidTr="00E5396B">
        <w:trPr>
          <w:trHeight w:val="300"/>
          <w:ins w:id="572" w:author="Travis Edward Rooney" w:date="2022-02-27T12:54:00Z"/>
          <w:trPrChange w:id="573" w:author="Travis Edward Rooney" w:date="2022-02-27T12:58:00Z">
            <w:trPr>
              <w:trHeight w:val="300"/>
            </w:trPr>
          </w:trPrChange>
        </w:trPr>
        <w:tc>
          <w:tcPr>
            <w:tcW w:w="2170" w:type="dxa"/>
            <w:shd w:val="clear" w:color="auto" w:fill="E7E6E6" w:themeFill="background2"/>
            <w:noWrap/>
            <w:vAlign w:val="bottom"/>
            <w:hideMark/>
            <w:tcPrChange w:id="574" w:author="Travis Edward Rooney" w:date="2022-02-27T12:58:00Z">
              <w:tcPr>
                <w:tcW w:w="2170" w:type="dxa"/>
                <w:shd w:val="clear" w:color="auto" w:fill="auto"/>
                <w:noWrap/>
                <w:vAlign w:val="bottom"/>
                <w:hideMark/>
              </w:tcPr>
            </w:tcPrChange>
          </w:tcPr>
          <w:p w14:paraId="37E2E8E4" w14:textId="77777777" w:rsidR="00202D0D" w:rsidRPr="00202D0D" w:rsidRDefault="00202D0D">
            <w:pPr>
              <w:widowControl w:val="0"/>
              <w:spacing w:before="240" w:after="240" w:line="240" w:lineRule="auto"/>
              <w:jc w:val="center"/>
              <w:rPr>
                <w:ins w:id="575" w:author="Travis Edward Rooney" w:date="2022-02-27T12:54:00Z"/>
                <w:rFonts w:ascii="Times New Roman" w:eastAsia="Times New Roman" w:hAnsi="Times New Roman" w:cs="Times New Roman"/>
                <w:color w:val="000000"/>
                <w:sz w:val="20"/>
                <w:szCs w:val="20"/>
                <w:rPrChange w:id="576" w:author="Travis Edward Rooney" w:date="2022-02-27T12:54:00Z">
                  <w:rPr>
                    <w:ins w:id="577" w:author="Travis Edward Rooney" w:date="2022-02-27T12:54:00Z"/>
                    <w:rFonts w:ascii="Calibri" w:eastAsia="Times New Roman" w:hAnsi="Calibri" w:cs="Times New Roman"/>
                    <w:color w:val="000000"/>
                  </w:rPr>
                </w:rPrChange>
              </w:rPr>
              <w:pPrChange w:id="578" w:author="Travis Edward Rooney" w:date="2022-02-27T12:54:00Z">
                <w:pPr>
                  <w:spacing w:after="0" w:line="240" w:lineRule="auto"/>
                </w:pPr>
              </w:pPrChange>
            </w:pPr>
            <w:ins w:id="579" w:author="Travis Edward Rooney" w:date="2022-02-27T12:54:00Z">
              <w:r w:rsidRPr="00202D0D">
                <w:rPr>
                  <w:rFonts w:ascii="Times New Roman" w:eastAsia="Times New Roman" w:hAnsi="Times New Roman" w:cs="Times New Roman"/>
                  <w:color w:val="000000"/>
                  <w:sz w:val="20"/>
                  <w:szCs w:val="20"/>
                  <w:rPrChange w:id="580" w:author="Travis Edward Rooney" w:date="2022-02-27T12:54:00Z">
                    <w:rPr>
                      <w:rFonts w:ascii="Calibri" w:eastAsia="Times New Roman" w:hAnsi="Calibri" w:cs="Times New Roman"/>
                      <w:color w:val="000000"/>
                    </w:rPr>
                  </w:rPrChange>
                </w:rPr>
                <w:t>JHI-Hv50k-2016-48870</w:t>
              </w:r>
            </w:ins>
          </w:p>
        </w:tc>
        <w:tc>
          <w:tcPr>
            <w:tcW w:w="1060" w:type="dxa"/>
            <w:shd w:val="clear" w:color="auto" w:fill="E7E6E6" w:themeFill="background2"/>
            <w:noWrap/>
            <w:vAlign w:val="bottom"/>
            <w:hideMark/>
            <w:tcPrChange w:id="581" w:author="Travis Edward Rooney" w:date="2022-02-27T12:58:00Z">
              <w:tcPr>
                <w:tcW w:w="1060" w:type="dxa"/>
                <w:shd w:val="clear" w:color="auto" w:fill="auto"/>
                <w:noWrap/>
                <w:vAlign w:val="bottom"/>
                <w:hideMark/>
              </w:tcPr>
            </w:tcPrChange>
          </w:tcPr>
          <w:p w14:paraId="70327C9B" w14:textId="77777777" w:rsidR="00202D0D" w:rsidRPr="00202D0D" w:rsidRDefault="00202D0D">
            <w:pPr>
              <w:widowControl w:val="0"/>
              <w:spacing w:before="240" w:after="240" w:line="240" w:lineRule="auto"/>
              <w:jc w:val="center"/>
              <w:rPr>
                <w:ins w:id="582" w:author="Travis Edward Rooney" w:date="2022-02-27T12:54:00Z"/>
                <w:rFonts w:ascii="Times New Roman" w:eastAsia="Times New Roman" w:hAnsi="Times New Roman" w:cs="Times New Roman"/>
                <w:color w:val="000000"/>
                <w:sz w:val="20"/>
                <w:szCs w:val="20"/>
                <w:rPrChange w:id="583" w:author="Travis Edward Rooney" w:date="2022-02-27T12:54:00Z">
                  <w:rPr>
                    <w:ins w:id="584" w:author="Travis Edward Rooney" w:date="2022-02-27T12:54:00Z"/>
                    <w:rFonts w:ascii="Calibri" w:eastAsia="Times New Roman" w:hAnsi="Calibri" w:cs="Times New Roman"/>
                    <w:color w:val="000000"/>
                  </w:rPr>
                </w:rPrChange>
              </w:rPr>
              <w:pPrChange w:id="585" w:author="Travis Edward Rooney" w:date="2022-02-27T12:54:00Z">
                <w:pPr>
                  <w:spacing w:after="0" w:line="240" w:lineRule="auto"/>
                </w:pPr>
              </w:pPrChange>
            </w:pPr>
            <w:ins w:id="586" w:author="Travis Edward Rooney" w:date="2022-02-27T12:54:00Z">
              <w:r w:rsidRPr="00202D0D">
                <w:rPr>
                  <w:rFonts w:ascii="Times New Roman" w:eastAsia="Times New Roman" w:hAnsi="Times New Roman" w:cs="Times New Roman"/>
                  <w:color w:val="000000"/>
                  <w:sz w:val="20"/>
                  <w:szCs w:val="20"/>
                  <w:rPrChange w:id="587" w:author="Travis Edward Rooney" w:date="2022-02-27T12:54:00Z">
                    <w:rPr>
                      <w:rFonts w:ascii="Calibri" w:eastAsia="Times New Roman" w:hAnsi="Calibri" w:cs="Times New Roman"/>
                      <w:color w:val="000000"/>
                    </w:rPr>
                  </w:rPrChange>
                </w:rPr>
                <w:t>SP</w:t>
              </w:r>
            </w:ins>
          </w:p>
        </w:tc>
        <w:tc>
          <w:tcPr>
            <w:tcW w:w="1440" w:type="dxa"/>
            <w:shd w:val="clear" w:color="auto" w:fill="E7E6E6" w:themeFill="background2"/>
            <w:noWrap/>
            <w:vAlign w:val="bottom"/>
            <w:hideMark/>
            <w:tcPrChange w:id="588" w:author="Travis Edward Rooney" w:date="2022-02-27T12:58:00Z">
              <w:tcPr>
                <w:tcW w:w="1440" w:type="dxa"/>
                <w:shd w:val="clear" w:color="auto" w:fill="auto"/>
                <w:noWrap/>
                <w:vAlign w:val="bottom"/>
                <w:hideMark/>
              </w:tcPr>
            </w:tcPrChange>
          </w:tcPr>
          <w:p w14:paraId="385CE99D" w14:textId="77777777" w:rsidR="00202D0D" w:rsidRPr="00202D0D" w:rsidRDefault="00202D0D">
            <w:pPr>
              <w:widowControl w:val="0"/>
              <w:spacing w:before="240" w:after="240" w:line="240" w:lineRule="auto"/>
              <w:jc w:val="center"/>
              <w:rPr>
                <w:ins w:id="589" w:author="Travis Edward Rooney" w:date="2022-02-27T12:54:00Z"/>
                <w:rFonts w:ascii="Times New Roman" w:eastAsia="Times New Roman" w:hAnsi="Times New Roman" w:cs="Times New Roman"/>
                <w:color w:val="000000"/>
                <w:sz w:val="20"/>
                <w:szCs w:val="20"/>
                <w:rPrChange w:id="590" w:author="Travis Edward Rooney" w:date="2022-02-27T12:54:00Z">
                  <w:rPr>
                    <w:ins w:id="591" w:author="Travis Edward Rooney" w:date="2022-02-27T12:54:00Z"/>
                    <w:rFonts w:ascii="Calibri" w:eastAsia="Times New Roman" w:hAnsi="Calibri" w:cs="Times New Roman"/>
                    <w:color w:val="000000"/>
                  </w:rPr>
                </w:rPrChange>
              </w:rPr>
              <w:pPrChange w:id="592" w:author="Travis Edward Rooney" w:date="2022-02-27T12:54:00Z">
                <w:pPr>
                  <w:spacing w:after="0" w:line="240" w:lineRule="auto"/>
                  <w:jc w:val="right"/>
                </w:pPr>
              </w:pPrChange>
            </w:pPr>
            <w:ins w:id="593" w:author="Travis Edward Rooney" w:date="2022-02-27T12:54:00Z">
              <w:r w:rsidRPr="00202D0D">
                <w:rPr>
                  <w:rFonts w:ascii="Times New Roman" w:eastAsia="Times New Roman" w:hAnsi="Times New Roman" w:cs="Times New Roman"/>
                  <w:color w:val="000000"/>
                  <w:sz w:val="20"/>
                  <w:szCs w:val="20"/>
                  <w:rPrChange w:id="594" w:author="Travis Edward Rooney" w:date="2022-02-27T12:54:00Z">
                    <w:rPr>
                      <w:rFonts w:ascii="Calibri" w:eastAsia="Times New Roman" w:hAnsi="Calibri" w:cs="Times New Roman"/>
                      <w:color w:val="000000"/>
                    </w:rPr>
                  </w:rPrChange>
                </w:rPr>
                <w:t>1</w:t>
              </w:r>
            </w:ins>
          </w:p>
        </w:tc>
        <w:tc>
          <w:tcPr>
            <w:tcW w:w="1560" w:type="dxa"/>
            <w:shd w:val="clear" w:color="auto" w:fill="E7E6E6" w:themeFill="background2"/>
            <w:noWrap/>
            <w:vAlign w:val="bottom"/>
            <w:hideMark/>
            <w:tcPrChange w:id="595" w:author="Travis Edward Rooney" w:date="2022-02-27T12:58:00Z">
              <w:tcPr>
                <w:tcW w:w="1560" w:type="dxa"/>
                <w:shd w:val="clear" w:color="auto" w:fill="auto"/>
                <w:noWrap/>
                <w:vAlign w:val="bottom"/>
                <w:hideMark/>
              </w:tcPr>
            </w:tcPrChange>
          </w:tcPr>
          <w:p w14:paraId="5F7B0799" w14:textId="77777777" w:rsidR="00202D0D" w:rsidRPr="00202D0D" w:rsidRDefault="00202D0D">
            <w:pPr>
              <w:widowControl w:val="0"/>
              <w:spacing w:before="240" w:after="240" w:line="240" w:lineRule="auto"/>
              <w:jc w:val="center"/>
              <w:rPr>
                <w:ins w:id="596" w:author="Travis Edward Rooney" w:date="2022-02-27T12:54:00Z"/>
                <w:rFonts w:ascii="Times New Roman" w:eastAsia="Times New Roman" w:hAnsi="Times New Roman" w:cs="Times New Roman"/>
                <w:color w:val="000000"/>
                <w:sz w:val="20"/>
                <w:szCs w:val="20"/>
                <w:rPrChange w:id="597" w:author="Travis Edward Rooney" w:date="2022-02-27T12:54:00Z">
                  <w:rPr>
                    <w:ins w:id="598" w:author="Travis Edward Rooney" w:date="2022-02-27T12:54:00Z"/>
                    <w:rFonts w:ascii="Calibri" w:eastAsia="Times New Roman" w:hAnsi="Calibri" w:cs="Times New Roman"/>
                    <w:color w:val="000000"/>
                  </w:rPr>
                </w:rPrChange>
              </w:rPr>
              <w:pPrChange w:id="599" w:author="Travis Edward Rooney" w:date="2022-02-27T12:54:00Z">
                <w:pPr>
                  <w:spacing w:after="0" w:line="240" w:lineRule="auto"/>
                  <w:jc w:val="right"/>
                </w:pPr>
              </w:pPrChange>
            </w:pPr>
            <w:ins w:id="600" w:author="Travis Edward Rooney" w:date="2022-02-27T12:54:00Z">
              <w:r w:rsidRPr="00202D0D">
                <w:rPr>
                  <w:rFonts w:ascii="Times New Roman" w:eastAsia="Times New Roman" w:hAnsi="Times New Roman" w:cs="Times New Roman"/>
                  <w:color w:val="000000"/>
                  <w:sz w:val="20"/>
                  <w:szCs w:val="20"/>
                  <w:rPrChange w:id="601" w:author="Travis Edward Rooney" w:date="2022-02-27T12:54:00Z">
                    <w:rPr>
                      <w:rFonts w:ascii="Calibri" w:eastAsia="Times New Roman" w:hAnsi="Calibri" w:cs="Times New Roman"/>
                      <w:color w:val="000000"/>
                    </w:rPr>
                  </w:rPrChange>
                </w:rPr>
                <w:t>497105966</w:t>
              </w:r>
            </w:ins>
          </w:p>
        </w:tc>
        <w:tc>
          <w:tcPr>
            <w:tcW w:w="1060" w:type="dxa"/>
            <w:shd w:val="clear" w:color="auto" w:fill="E7E6E6" w:themeFill="background2"/>
            <w:noWrap/>
            <w:vAlign w:val="bottom"/>
            <w:hideMark/>
            <w:tcPrChange w:id="602" w:author="Travis Edward Rooney" w:date="2022-02-27T12:58:00Z">
              <w:tcPr>
                <w:tcW w:w="1060" w:type="dxa"/>
                <w:shd w:val="clear" w:color="auto" w:fill="auto"/>
                <w:noWrap/>
                <w:vAlign w:val="bottom"/>
                <w:hideMark/>
              </w:tcPr>
            </w:tcPrChange>
          </w:tcPr>
          <w:p w14:paraId="0DDF5113" w14:textId="77777777" w:rsidR="00202D0D" w:rsidRPr="00202D0D" w:rsidRDefault="00202D0D">
            <w:pPr>
              <w:widowControl w:val="0"/>
              <w:spacing w:before="240" w:after="240" w:line="240" w:lineRule="auto"/>
              <w:jc w:val="center"/>
              <w:rPr>
                <w:ins w:id="603" w:author="Travis Edward Rooney" w:date="2022-02-27T12:54:00Z"/>
                <w:rFonts w:ascii="Times New Roman" w:eastAsia="Times New Roman" w:hAnsi="Times New Roman" w:cs="Times New Roman"/>
                <w:color w:val="000000"/>
                <w:sz w:val="20"/>
                <w:szCs w:val="20"/>
                <w:rPrChange w:id="604" w:author="Travis Edward Rooney" w:date="2022-02-27T12:54:00Z">
                  <w:rPr>
                    <w:ins w:id="605" w:author="Travis Edward Rooney" w:date="2022-02-27T12:54:00Z"/>
                    <w:rFonts w:ascii="Calibri" w:eastAsia="Times New Roman" w:hAnsi="Calibri" w:cs="Times New Roman"/>
                    <w:color w:val="000000"/>
                  </w:rPr>
                </w:rPrChange>
              </w:rPr>
              <w:pPrChange w:id="606" w:author="Travis Edward Rooney" w:date="2022-02-27T12:54:00Z">
                <w:pPr>
                  <w:spacing w:after="0" w:line="240" w:lineRule="auto"/>
                  <w:jc w:val="right"/>
                </w:pPr>
              </w:pPrChange>
            </w:pPr>
            <w:ins w:id="607" w:author="Travis Edward Rooney" w:date="2022-02-27T12:54:00Z">
              <w:r w:rsidRPr="00202D0D">
                <w:rPr>
                  <w:rFonts w:ascii="Times New Roman" w:eastAsia="Times New Roman" w:hAnsi="Times New Roman" w:cs="Times New Roman"/>
                  <w:color w:val="000000"/>
                  <w:sz w:val="20"/>
                  <w:szCs w:val="20"/>
                  <w:rPrChange w:id="608" w:author="Travis Edward Rooney" w:date="2022-02-27T12:54:00Z">
                    <w:rPr>
                      <w:rFonts w:ascii="Calibri" w:eastAsia="Times New Roman" w:hAnsi="Calibri" w:cs="Times New Roman"/>
                      <w:color w:val="000000"/>
                    </w:rPr>
                  </w:rPrChange>
                </w:rPr>
                <w:t>3.42E-05</w:t>
              </w:r>
            </w:ins>
          </w:p>
        </w:tc>
        <w:tc>
          <w:tcPr>
            <w:tcW w:w="1060" w:type="dxa"/>
            <w:shd w:val="clear" w:color="auto" w:fill="E7E6E6" w:themeFill="background2"/>
            <w:noWrap/>
            <w:vAlign w:val="bottom"/>
            <w:hideMark/>
            <w:tcPrChange w:id="609" w:author="Travis Edward Rooney" w:date="2022-02-27T12:58:00Z">
              <w:tcPr>
                <w:tcW w:w="1060" w:type="dxa"/>
                <w:shd w:val="clear" w:color="auto" w:fill="auto"/>
                <w:noWrap/>
                <w:vAlign w:val="bottom"/>
                <w:hideMark/>
              </w:tcPr>
            </w:tcPrChange>
          </w:tcPr>
          <w:p w14:paraId="4B360D3C" w14:textId="77777777" w:rsidR="00202D0D" w:rsidRPr="00202D0D" w:rsidRDefault="00202D0D">
            <w:pPr>
              <w:widowControl w:val="0"/>
              <w:spacing w:before="240" w:after="240" w:line="240" w:lineRule="auto"/>
              <w:jc w:val="center"/>
              <w:rPr>
                <w:ins w:id="610" w:author="Travis Edward Rooney" w:date="2022-02-27T12:54:00Z"/>
                <w:rFonts w:ascii="Times New Roman" w:eastAsia="Times New Roman" w:hAnsi="Times New Roman" w:cs="Times New Roman"/>
                <w:color w:val="000000"/>
                <w:sz w:val="20"/>
                <w:szCs w:val="20"/>
                <w:rPrChange w:id="611" w:author="Travis Edward Rooney" w:date="2022-02-27T12:54:00Z">
                  <w:rPr>
                    <w:ins w:id="612" w:author="Travis Edward Rooney" w:date="2022-02-27T12:54:00Z"/>
                    <w:rFonts w:ascii="Calibri" w:eastAsia="Times New Roman" w:hAnsi="Calibri" w:cs="Times New Roman"/>
                    <w:color w:val="000000"/>
                  </w:rPr>
                </w:rPrChange>
              </w:rPr>
              <w:pPrChange w:id="613" w:author="Travis Edward Rooney" w:date="2022-02-27T12:54:00Z">
                <w:pPr>
                  <w:spacing w:after="0" w:line="240" w:lineRule="auto"/>
                  <w:jc w:val="right"/>
                </w:pPr>
              </w:pPrChange>
            </w:pPr>
            <w:ins w:id="614" w:author="Travis Edward Rooney" w:date="2022-02-27T12:54:00Z">
              <w:r w:rsidRPr="00202D0D">
                <w:rPr>
                  <w:rFonts w:ascii="Times New Roman" w:eastAsia="Times New Roman" w:hAnsi="Times New Roman" w:cs="Times New Roman"/>
                  <w:color w:val="000000"/>
                  <w:sz w:val="20"/>
                  <w:szCs w:val="20"/>
                  <w:rPrChange w:id="615" w:author="Travis Edward Rooney" w:date="2022-02-27T12:54:00Z">
                    <w:rPr>
                      <w:rFonts w:ascii="Calibri" w:eastAsia="Times New Roman" w:hAnsi="Calibri" w:cs="Times New Roman"/>
                      <w:color w:val="000000"/>
                    </w:rPr>
                  </w:rPrChange>
                </w:rPr>
                <w:t>0.15</w:t>
              </w:r>
            </w:ins>
          </w:p>
        </w:tc>
      </w:tr>
      <w:tr w:rsidR="00202D0D" w:rsidRPr="00202D0D" w14:paraId="1528A8E9" w14:textId="77777777" w:rsidTr="00E5396B">
        <w:trPr>
          <w:trHeight w:val="300"/>
          <w:ins w:id="616" w:author="Travis Edward Rooney" w:date="2022-02-27T12:54:00Z"/>
          <w:trPrChange w:id="617" w:author="Travis Edward Rooney" w:date="2022-02-27T12:58:00Z">
            <w:trPr>
              <w:trHeight w:val="300"/>
            </w:trPr>
          </w:trPrChange>
        </w:trPr>
        <w:tc>
          <w:tcPr>
            <w:tcW w:w="2170" w:type="dxa"/>
            <w:shd w:val="clear" w:color="auto" w:fill="E7E6E6" w:themeFill="background2"/>
            <w:noWrap/>
            <w:vAlign w:val="bottom"/>
            <w:hideMark/>
            <w:tcPrChange w:id="618" w:author="Travis Edward Rooney" w:date="2022-02-27T12:58:00Z">
              <w:tcPr>
                <w:tcW w:w="2170" w:type="dxa"/>
                <w:shd w:val="clear" w:color="auto" w:fill="auto"/>
                <w:noWrap/>
                <w:vAlign w:val="bottom"/>
                <w:hideMark/>
              </w:tcPr>
            </w:tcPrChange>
          </w:tcPr>
          <w:p w14:paraId="5794940F" w14:textId="77777777" w:rsidR="00202D0D" w:rsidRPr="00202D0D" w:rsidRDefault="00202D0D">
            <w:pPr>
              <w:widowControl w:val="0"/>
              <w:spacing w:before="240" w:after="240" w:line="240" w:lineRule="auto"/>
              <w:jc w:val="center"/>
              <w:rPr>
                <w:ins w:id="619" w:author="Travis Edward Rooney" w:date="2022-02-27T12:54:00Z"/>
                <w:rFonts w:ascii="Times New Roman" w:eastAsia="Times New Roman" w:hAnsi="Times New Roman" w:cs="Times New Roman"/>
                <w:color w:val="000000"/>
                <w:sz w:val="20"/>
                <w:szCs w:val="20"/>
                <w:rPrChange w:id="620" w:author="Travis Edward Rooney" w:date="2022-02-27T12:54:00Z">
                  <w:rPr>
                    <w:ins w:id="621" w:author="Travis Edward Rooney" w:date="2022-02-27T12:54:00Z"/>
                    <w:rFonts w:ascii="Calibri" w:eastAsia="Times New Roman" w:hAnsi="Calibri" w:cs="Times New Roman"/>
                    <w:color w:val="000000"/>
                  </w:rPr>
                </w:rPrChange>
              </w:rPr>
              <w:pPrChange w:id="622" w:author="Travis Edward Rooney" w:date="2022-02-27T12:54:00Z">
                <w:pPr>
                  <w:spacing w:after="0" w:line="240" w:lineRule="auto"/>
                </w:pPr>
              </w:pPrChange>
            </w:pPr>
            <w:ins w:id="623" w:author="Travis Edward Rooney" w:date="2022-02-27T12:54:00Z">
              <w:r w:rsidRPr="00202D0D">
                <w:rPr>
                  <w:rFonts w:ascii="Times New Roman" w:eastAsia="Times New Roman" w:hAnsi="Times New Roman" w:cs="Times New Roman"/>
                  <w:color w:val="000000"/>
                  <w:sz w:val="20"/>
                  <w:szCs w:val="20"/>
                  <w:rPrChange w:id="624" w:author="Travis Edward Rooney" w:date="2022-02-27T12:54:00Z">
                    <w:rPr>
                      <w:rFonts w:ascii="Calibri" w:eastAsia="Times New Roman" w:hAnsi="Calibri" w:cs="Times New Roman"/>
                      <w:color w:val="000000"/>
                    </w:rPr>
                  </w:rPrChange>
                </w:rPr>
                <w:t>JHI-Hv50k-2016-49136</w:t>
              </w:r>
            </w:ins>
          </w:p>
        </w:tc>
        <w:tc>
          <w:tcPr>
            <w:tcW w:w="1060" w:type="dxa"/>
            <w:shd w:val="clear" w:color="auto" w:fill="E7E6E6" w:themeFill="background2"/>
            <w:noWrap/>
            <w:vAlign w:val="bottom"/>
            <w:hideMark/>
            <w:tcPrChange w:id="625" w:author="Travis Edward Rooney" w:date="2022-02-27T12:58:00Z">
              <w:tcPr>
                <w:tcW w:w="1060" w:type="dxa"/>
                <w:shd w:val="clear" w:color="auto" w:fill="auto"/>
                <w:noWrap/>
                <w:vAlign w:val="bottom"/>
                <w:hideMark/>
              </w:tcPr>
            </w:tcPrChange>
          </w:tcPr>
          <w:p w14:paraId="0FDF9E6B" w14:textId="77777777" w:rsidR="00202D0D" w:rsidRPr="00202D0D" w:rsidRDefault="00202D0D">
            <w:pPr>
              <w:widowControl w:val="0"/>
              <w:spacing w:before="240" w:after="240" w:line="240" w:lineRule="auto"/>
              <w:jc w:val="center"/>
              <w:rPr>
                <w:ins w:id="626" w:author="Travis Edward Rooney" w:date="2022-02-27T12:54:00Z"/>
                <w:rFonts w:ascii="Times New Roman" w:eastAsia="Times New Roman" w:hAnsi="Times New Roman" w:cs="Times New Roman"/>
                <w:color w:val="000000"/>
                <w:sz w:val="20"/>
                <w:szCs w:val="20"/>
                <w:rPrChange w:id="627" w:author="Travis Edward Rooney" w:date="2022-02-27T12:54:00Z">
                  <w:rPr>
                    <w:ins w:id="628" w:author="Travis Edward Rooney" w:date="2022-02-27T12:54:00Z"/>
                    <w:rFonts w:ascii="Calibri" w:eastAsia="Times New Roman" w:hAnsi="Calibri" w:cs="Times New Roman"/>
                    <w:color w:val="000000"/>
                  </w:rPr>
                </w:rPrChange>
              </w:rPr>
              <w:pPrChange w:id="629" w:author="Travis Edward Rooney" w:date="2022-02-27T12:54:00Z">
                <w:pPr>
                  <w:spacing w:after="0" w:line="240" w:lineRule="auto"/>
                </w:pPr>
              </w:pPrChange>
            </w:pPr>
            <w:ins w:id="630" w:author="Travis Edward Rooney" w:date="2022-02-27T12:54:00Z">
              <w:r w:rsidRPr="00202D0D">
                <w:rPr>
                  <w:rFonts w:ascii="Times New Roman" w:eastAsia="Times New Roman" w:hAnsi="Times New Roman" w:cs="Times New Roman"/>
                  <w:color w:val="000000"/>
                  <w:sz w:val="20"/>
                  <w:szCs w:val="20"/>
                  <w:rPrChange w:id="631" w:author="Travis Edward Rooney" w:date="2022-02-27T12:54:00Z">
                    <w:rPr>
                      <w:rFonts w:ascii="Calibri" w:eastAsia="Times New Roman" w:hAnsi="Calibri" w:cs="Times New Roman"/>
                      <w:color w:val="000000"/>
                    </w:rPr>
                  </w:rPrChange>
                </w:rPr>
                <w:t>SP</w:t>
              </w:r>
            </w:ins>
          </w:p>
        </w:tc>
        <w:tc>
          <w:tcPr>
            <w:tcW w:w="1440" w:type="dxa"/>
            <w:shd w:val="clear" w:color="auto" w:fill="E7E6E6" w:themeFill="background2"/>
            <w:noWrap/>
            <w:vAlign w:val="bottom"/>
            <w:hideMark/>
            <w:tcPrChange w:id="632" w:author="Travis Edward Rooney" w:date="2022-02-27T12:58:00Z">
              <w:tcPr>
                <w:tcW w:w="1440" w:type="dxa"/>
                <w:shd w:val="clear" w:color="auto" w:fill="auto"/>
                <w:noWrap/>
                <w:vAlign w:val="bottom"/>
                <w:hideMark/>
              </w:tcPr>
            </w:tcPrChange>
          </w:tcPr>
          <w:p w14:paraId="29357BCC" w14:textId="77777777" w:rsidR="00202D0D" w:rsidRPr="00202D0D" w:rsidRDefault="00202D0D">
            <w:pPr>
              <w:widowControl w:val="0"/>
              <w:spacing w:before="240" w:after="240" w:line="240" w:lineRule="auto"/>
              <w:jc w:val="center"/>
              <w:rPr>
                <w:ins w:id="633" w:author="Travis Edward Rooney" w:date="2022-02-27T12:54:00Z"/>
                <w:rFonts w:ascii="Times New Roman" w:eastAsia="Times New Roman" w:hAnsi="Times New Roman" w:cs="Times New Roman"/>
                <w:color w:val="000000"/>
                <w:sz w:val="20"/>
                <w:szCs w:val="20"/>
                <w:rPrChange w:id="634" w:author="Travis Edward Rooney" w:date="2022-02-27T12:54:00Z">
                  <w:rPr>
                    <w:ins w:id="635" w:author="Travis Edward Rooney" w:date="2022-02-27T12:54:00Z"/>
                    <w:rFonts w:ascii="Calibri" w:eastAsia="Times New Roman" w:hAnsi="Calibri" w:cs="Times New Roman"/>
                    <w:color w:val="000000"/>
                  </w:rPr>
                </w:rPrChange>
              </w:rPr>
              <w:pPrChange w:id="636" w:author="Travis Edward Rooney" w:date="2022-02-27T12:54:00Z">
                <w:pPr>
                  <w:spacing w:after="0" w:line="240" w:lineRule="auto"/>
                  <w:jc w:val="right"/>
                </w:pPr>
              </w:pPrChange>
            </w:pPr>
            <w:ins w:id="637" w:author="Travis Edward Rooney" w:date="2022-02-27T12:54:00Z">
              <w:r w:rsidRPr="00202D0D">
                <w:rPr>
                  <w:rFonts w:ascii="Times New Roman" w:eastAsia="Times New Roman" w:hAnsi="Times New Roman" w:cs="Times New Roman"/>
                  <w:color w:val="000000"/>
                  <w:sz w:val="20"/>
                  <w:szCs w:val="20"/>
                  <w:rPrChange w:id="638" w:author="Travis Edward Rooney" w:date="2022-02-27T12:54:00Z">
                    <w:rPr>
                      <w:rFonts w:ascii="Calibri" w:eastAsia="Times New Roman" w:hAnsi="Calibri" w:cs="Times New Roman"/>
                      <w:color w:val="000000"/>
                    </w:rPr>
                  </w:rPrChange>
                </w:rPr>
                <w:t>1</w:t>
              </w:r>
            </w:ins>
          </w:p>
        </w:tc>
        <w:tc>
          <w:tcPr>
            <w:tcW w:w="1560" w:type="dxa"/>
            <w:shd w:val="clear" w:color="auto" w:fill="E7E6E6" w:themeFill="background2"/>
            <w:noWrap/>
            <w:vAlign w:val="bottom"/>
            <w:hideMark/>
            <w:tcPrChange w:id="639" w:author="Travis Edward Rooney" w:date="2022-02-27T12:58:00Z">
              <w:tcPr>
                <w:tcW w:w="1560" w:type="dxa"/>
                <w:shd w:val="clear" w:color="auto" w:fill="auto"/>
                <w:noWrap/>
                <w:vAlign w:val="bottom"/>
                <w:hideMark/>
              </w:tcPr>
            </w:tcPrChange>
          </w:tcPr>
          <w:p w14:paraId="03DB1482" w14:textId="77777777" w:rsidR="00202D0D" w:rsidRPr="00202D0D" w:rsidRDefault="00202D0D">
            <w:pPr>
              <w:widowControl w:val="0"/>
              <w:spacing w:before="240" w:after="240" w:line="240" w:lineRule="auto"/>
              <w:jc w:val="center"/>
              <w:rPr>
                <w:ins w:id="640" w:author="Travis Edward Rooney" w:date="2022-02-27T12:54:00Z"/>
                <w:rFonts w:ascii="Times New Roman" w:eastAsia="Times New Roman" w:hAnsi="Times New Roman" w:cs="Times New Roman"/>
                <w:color w:val="000000"/>
                <w:sz w:val="20"/>
                <w:szCs w:val="20"/>
                <w:rPrChange w:id="641" w:author="Travis Edward Rooney" w:date="2022-02-27T12:54:00Z">
                  <w:rPr>
                    <w:ins w:id="642" w:author="Travis Edward Rooney" w:date="2022-02-27T12:54:00Z"/>
                    <w:rFonts w:ascii="Calibri" w:eastAsia="Times New Roman" w:hAnsi="Calibri" w:cs="Times New Roman"/>
                    <w:color w:val="000000"/>
                  </w:rPr>
                </w:rPrChange>
              </w:rPr>
              <w:pPrChange w:id="643" w:author="Travis Edward Rooney" w:date="2022-02-27T12:54:00Z">
                <w:pPr>
                  <w:spacing w:after="0" w:line="240" w:lineRule="auto"/>
                  <w:jc w:val="right"/>
                </w:pPr>
              </w:pPrChange>
            </w:pPr>
            <w:ins w:id="644" w:author="Travis Edward Rooney" w:date="2022-02-27T12:54:00Z">
              <w:r w:rsidRPr="00202D0D">
                <w:rPr>
                  <w:rFonts w:ascii="Times New Roman" w:eastAsia="Times New Roman" w:hAnsi="Times New Roman" w:cs="Times New Roman"/>
                  <w:color w:val="000000"/>
                  <w:sz w:val="20"/>
                  <w:szCs w:val="20"/>
                  <w:rPrChange w:id="645" w:author="Travis Edward Rooney" w:date="2022-02-27T12:54:00Z">
                    <w:rPr>
                      <w:rFonts w:ascii="Calibri" w:eastAsia="Times New Roman" w:hAnsi="Calibri" w:cs="Times New Roman"/>
                      <w:color w:val="000000"/>
                    </w:rPr>
                  </w:rPrChange>
                </w:rPr>
                <w:t>499170798</w:t>
              </w:r>
            </w:ins>
          </w:p>
        </w:tc>
        <w:tc>
          <w:tcPr>
            <w:tcW w:w="1060" w:type="dxa"/>
            <w:shd w:val="clear" w:color="auto" w:fill="E7E6E6" w:themeFill="background2"/>
            <w:noWrap/>
            <w:vAlign w:val="bottom"/>
            <w:hideMark/>
            <w:tcPrChange w:id="646" w:author="Travis Edward Rooney" w:date="2022-02-27T12:58:00Z">
              <w:tcPr>
                <w:tcW w:w="1060" w:type="dxa"/>
                <w:shd w:val="clear" w:color="auto" w:fill="auto"/>
                <w:noWrap/>
                <w:vAlign w:val="bottom"/>
                <w:hideMark/>
              </w:tcPr>
            </w:tcPrChange>
          </w:tcPr>
          <w:p w14:paraId="06AE7913" w14:textId="77777777" w:rsidR="00202D0D" w:rsidRPr="00202D0D" w:rsidRDefault="00202D0D">
            <w:pPr>
              <w:widowControl w:val="0"/>
              <w:spacing w:before="240" w:after="240" w:line="240" w:lineRule="auto"/>
              <w:jc w:val="center"/>
              <w:rPr>
                <w:ins w:id="647" w:author="Travis Edward Rooney" w:date="2022-02-27T12:54:00Z"/>
                <w:rFonts w:ascii="Times New Roman" w:eastAsia="Times New Roman" w:hAnsi="Times New Roman" w:cs="Times New Roman"/>
                <w:color w:val="000000"/>
                <w:sz w:val="20"/>
                <w:szCs w:val="20"/>
                <w:rPrChange w:id="648" w:author="Travis Edward Rooney" w:date="2022-02-27T12:54:00Z">
                  <w:rPr>
                    <w:ins w:id="649" w:author="Travis Edward Rooney" w:date="2022-02-27T12:54:00Z"/>
                    <w:rFonts w:ascii="Calibri" w:eastAsia="Times New Roman" w:hAnsi="Calibri" w:cs="Times New Roman"/>
                    <w:color w:val="000000"/>
                  </w:rPr>
                </w:rPrChange>
              </w:rPr>
              <w:pPrChange w:id="650" w:author="Travis Edward Rooney" w:date="2022-02-27T12:54:00Z">
                <w:pPr>
                  <w:spacing w:after="0" w:line="240" w:lineRule="auto"/>
                  <w:jc w:val="right"/>
                </w:pPr>
              </w:pPrChange>
            </w:pPr>
            <w:ins w:id="651" w:author="Travis Edward Rooney" w:date="2022-02-27T12:54:00Z">
              <w:r w:rsidRPr="00202D0D">
                <w:rPr>
                  <w:rFonts w:ascii="Times New Roman" w:eastAsia="Times New Roman" w:hAnsi="Times New Roman" w:cs="Times New Roman"/>
                  <w:color w:val="000000"/>
                  <w:sz w:val="20"/>
                  <w:szCs w:val="20"/>
                  <w:rPrChange w:id="652" w:author="Travis Edward Rooney" w:date="2022-02-27T12:54:00Z">
                    <w:rPr>
                      <w:rFonts w:ascii="Calibri" w:eastAsia="Times New Roman" w:hAnsi="Calibri" w:cs="Times New Roman"/>
                      <w:color w:val="000000"/>
                    </w:rPr>
                  </w:rPrChange>
                </w:rPr>
                <w:t>2.4E-05</w:t>
              </w:r>
            </w:ins>
          </w:p>
        </w:tc>
        <w:tc>
          <w:tcPr>
            <w:tcW w:w="1060" w:type="dxa"/>
            <w:shd w:val="clear" w:color="auto" w:fill="E7E6E6" w:themeFill="background2"/>
            <w:noWrap/>
            <w:vAlign w:val="bottom"/>
            <w:hideMark/>
            <w:tcPrChange w:id="653" w:author="Travis Edward Rooney" w:date="2022-02-27T12:58:00Z">
              <w:tcPr>
                <w:tcW w:w="1060" w:type="dxa"/>
                <w:shd w:val="clear" w:color="auto" w:fill="auto"/>
                <w:noWrap/>
                <w:vAlign w:val="bottom"/>
                <w:hideMark/>
              </w:tcPr>
            </w:tcPrChange>
          </w:tcPr>
          <w:p w14:paraId="6E678A11" w14:textId="77777777" w:rsidR="00202D0D" w:rsidRPr="00202D0D" w:rsidRDefault="00202D0D">
            <w:pPr>
              <w:widowControl w:val="0"/>
              <w:spacing w:before="240" w:after="240" w:line="240" w:lineRule="auto"/>
              <w:jc w:val="center"/>
              <w:rPr>
                <w:ins w:id="654" w:author="Travis Edward Rooney" w:date="2022-02-27T12:54:00Z"/>
                <w:rFonts w:ascii="Times New Roman" w:eastAsia="Times New Roman" w:hAnsi="Times New Roman" w:cs="Times New Roman"/>
                <w:color w:val="000000"/>
                <w:sz w:val="20"/>
                <w:szCs w:val="20"/>
                <w:rPrChange w:id="655" w:author="Travis Edward Rooney" w:date="2022-02-27T12:54:00Z">
                  <w:rPr>
                    <w:ins w:id="656" w:author="Travis Edward Rooney" w:date="2022-02-27T12:54:00Z"/>
                    <w:rFonts w:ascii="Calibri" w:eastAsia="Times New Roman" w:hAnsi="Calibri" w:cs="Times New Roman"/>
                    <w:color w:val="000000"/>
                  </w:rPr>
                </w:rPrChange>
              </w:rPr>
              <w:pPrChange w:id="657" w:author="Travis Edward Rooney" w:date="2022-02-27T12:54:00Z">
                <w:pPr>
                  <w:spacing w:after="0" w:line="240" w:lineRule="auto"/>
                  <w:jc w:val="right"/>
                </w:pPr>
              </w:pPrChange>
            </w:pPr>
            <w:ins w:id="658" w:author="Travis Edward Rooney" w:date="2022-02-27T12:54:00Z">
              <w:r w:rsidRPr="00202D0D">
                <w:rPr>
                  <w:rFonts w:ascii="Times New Roman" w:eastAsia="Times New Roman" w:hAnsi="Times New Roman" w:cs="Times New Roman"/>
                  <w:color w:val="000000"/>
                  <w:sz w:val="20"/>
                  <w:szCs w:val="20"/>
                  <w:rPrChange w:id="659" w:author="Travis Edward Rooney" w:date="2022-02-27T12:54:00Z">
                    <w:rPr>
                      <w:rFonts w:ascii="Calibri" w:eastAsia="Times New Roman" w:hAnsi="Calibri" w:cs="Times New Roman"/>
                      <w:color w:val="000000"/>
                    </w:rPr>
                  </w:rPrChange>
                </w:rPr>
                <w:t>0.15</w:t>
              </w:r>
            </w:ins>
          </w:p>
        </w:tc>
      </w:tr>
    </w:tbl>
    <w:p w14:paraId="6817DCB1" w14:textId="7E98F43D" w:rsidR="0005150A" w:rsidRPr="00272347" w:rsidRDefault="00872D56">
      <w:pPr>
        <w:pStyle w:val="Authors"/>
        <w:spacing w:line="276" w:lineRule="auto"/>
        <w:jc w:val="left"/>
        <w:rPr>
          <w:i/>
          <w:iCs/>
          <w:color w:val="000000"/>
          <w:szCs w:val="24"/>
          <w:shd w:val="clear" w:color="auto" w:fill="FFFFFF"/>
          <w:rPrChange w:id="660" w:author="Travis Edward Rooney" w:date="2022-02-27T13:53:00Z">
            <w:rPr>
              <w:sz w:val="22"/>
              <w:szCs w:val="22"/>
            </w:rPr>
          </w:rPrChange>
        </w:rPr>
        <w:pPrChange w:id="661" w:author="Travis Edward Rooney" w:date="2022-02-27T13:07:00Z">
          <w:pPr>
            <w:pStyle w:val="NormalWeb"/>
            <w:spacing w:before="280" w:after="280"/>
          </w:pPr>
        </w:pPrChange>
      </w:pPr>
      <w:ins w:id="662" w:author="Travis Edward Rooney" w:date="2022-02-27T13:07:00Z">
        <w:r w:rsidRPr="00272347">
          <w:rPr>
            <w:i/>
            <w:iCs/>
            <w:color w:val="000000"/>
            <w:szCs w:val="24"/>
            <w:shd w:val="clear" w:color="auto" w:fill="FFFFFF"/>
            <w:rPrChange w:id="663" w:author="Travis Edward Rooney" w:date="2022-02-27T13:53:00Z">
              <w:rPr>
                <w:color w:val="000000"/>
                <w:sz w:val="20"/>
              </w:rPr>
            </w:rPrChange>
          </w:rPr>
          <w:t>Genetic Correlations</w:t>
        </w:r>
      </w:ins>
    </w:p>
    <w:p w14:paraId="2F8AC57E" w14:textId="0B917555" w:rsidR="00916A87" w:rsidRDefault="00916A87" w:rsidP="00DD4C13">
      <w:pPr>
        <w:pStyle w:val="Authors"/>
        <w:spacing w:line="276" w:lineRule="auto"/>
        <w:jc w:val="left"/>
        <w:rPr>
          <w:ins w:id="664" w:author="Travis Edward Rooney" w:date="2022-02-27T13:09:00Z"/>
          <w:color w:val="000000"/>
          <w:szCs w:val="24"/>
          <w:shd w:val="clear" w:color="auto" w:fill="FFFFFF"/>
        </w:rPr>
      </w:pPr>
      <w:ins w:id="665" w:author="Travis Edward Rooney" w:date="2022-02-27T13:08:00Z">
        <w:r>
          <w:rPr>
            <w:color w:val="000000"/>
            <w:szCs w:val="24"/>
            <w:shd w:val="clear" w:color="auto" w:fill="FFFFFF"/>
          </w:rPr>
          <w:t>Table 3 shows the results of examining the genetic correlations of the malting quality traits to GI at TP1</w:t>
        </w:r>
      </w:ins>
      <w:ins w:id="666" w:author="Travis Edward Rooney" w:date="2022-02-27T13:09:00Z">
        <w:r>
          <w:rPr>
            <w:color w:val="000000"/>
            <w:szCs w:val="24"/>
            <w:shd w:val="clear" w:color="auto" w:fill="FFFFFF"/>
          </w:rPr>
          <w:t xml:space="preserve">, TP4, and TP6. </w:t>
        </w:r>
      </w:ins>
      <w:ins w:id="667" w:author="Travis Edward Rooney" w:date="2022-02-27T13:11:00Z">
        <w:r>
          <w:rPr>
            <w:color w:val="000000"/>
            <w:szCs w:val="24"/>
            <w:shd w:val="clear" w:color="auto" w:fill="FFFFFF"/>
          </w:rPr>
          <w:t xml:space="preserve">FAN, SP, and AA were </w:t>
        </w:r>
      </w:ins>
      <w:ins w:id="668" w:author="Travis Edward Rooney" w:date="2022-02-27T13:12:00Z">
        <w:r>
          <w:rPr>
            <w:color w:val="000000"/>
            <w:szCs w:val="24"/>
            <w:shd w:val="clear" w:color="auto" w:fill="FFFFFF"/>
          </w:rPr>
          <w:t>strongly</w:t>
        </w:r>
      </w:ins>
      <w:ins w:id="669" w:author="Travis Edward Rooney" w:date="2022-02-27T13:11:00Z">
        <w:r>
          <w:rPr>
            <w:color w:val="000000"/>
            <w:szCs w:val="24"/>
            <w:shd w:val="clear" w:color="auto" w:fill="FFFFFF"/>
          </w:rPr>
          <w:t xml:space="preserve"> genetically correlated to the </w:t>
        </w:r>
      </w:ins>
      <w:ins w:id="670" w:author="Travis Edward Rooney" w:date="2022-02-27T13:12:00Z">
        <w:r>
          <w:rPr>
            <w:color w:val="000000"/>
            <w:szCs w:val="24"/>
            <w:shd w:val="clear" w:color="auto" w:fill="FFFFFF"/>
          </w:rPr>
          <w:t xml:space="preserve">germination traits over time. BG and ME were </w:t>
        </w:r>
      </w:ins>
      <w:ins w:id="671" w:author="Travis Edward Rooney" w:date="2022-02-27T13:13:00Z">
        <w:r>
          <w:rPr>
            <w:color w:val="000000"/>
            <w:szCs w:val="24"/>
            <w:shd w:val="clear" w:color="auto" w:fill="FFFFFF"/>
          </w:rPr>
          <w:t>moderately</w:t>
        </w:r>
      </w:ins>
      <w:ins w:id="672" w:author="Travis Edward Rooney" w:date="2022-02-27T13:12:00Z">
        <w:r>
          <w:rPr>
            <w:color w:val="000000"/>
            <w:szCs w:val="24"/>
            <w:shd w:val="clear" w:color="auto" w:fill="FFFFFF"/>
          </w:rPr>
          <w:t xml:space="preserve"> correlated to the germination traits and DP was largely </w:t>
        </w:r>
      </w:ins>
      <w:ins w:id="673" w:author="Travis Edward Rooney" w:date="2022-02-27T13:13:00Z">
        <w:r>
          <w:rPr>
            <w:color w:val="000000"/>
            <w:szCs w:val="24"/>
            <w:shd w:val="clear" w:color="auto" w:fill="FFFFFF"/>
          </w:rPr>
          <w:t xml:space="preserve">unrelated to the germination traits. </w:t>
        </w:r>
      </w:ins>
      <w:ins w:id="674" w:author="Travis Edward Rooney" w:date="2022-02-27T13:17:00Z">
        <w:r w:rsidR="00661F86">
          <w:rPr>
            <w:color w:val="000000"/>
            <w:szCs w:val="24"/>
            <w:shd w:val="clear" w:color="auto" w:fill="FFFFFF"/>
          </w:rPr>
          <w:t xml:space="preserve"> Table 4 shows the correlations of these traits on a per </w:t>
        </w:r>
      </w:ins>
      <w:ins w:id="675" w:author="Travis Edward Rooney" w:date="2022-02-27T13:18:00Z">
        <w:r w:rsidR="00661F86">
          <w:rPr>
            <w:i/>
            <w:iCs/>
            <w:color w:val="000000"/>
            <w:szCs w:val="24"/>
            <w:shd w:val="clear" w:color="auto" w:fill="FFFFFF"/>
          </w:rPr>
          <w:t>HvMKK3</w:t>
        </w:r>
        <w:r w:rsidR="00661F86">
          <w:rPr>
            <w:color w:val="000000"/>
            <w:szCs w:val="24"/>
            <w:shd w:val="clear" w:color="auto" w:fill="FFFFFF"/>
          </w:rPr>
          <w:t xml:space="preserve"> allele basis. </w:t>
        </w:r>
      </w:ins>
      <w:ins w:id="676" w:author="Travis Edward Rooney" w:date="2022-02-27T13:29:00Z">
        <w:r w:rsidR="00EF6400">
          <w:rPr>
            <w:color w:val="000000"/>
            <w:szCs w:val="24"/>
            <w:shd w:val="clear" w:color="auto" w:fill="FFFFFF"/>
          </w:rPr>
          <w:t xml:space="preserve">AA is </w:t>
        </w:r>
      </w:ins>
      <w:ins w:id="677" w:author="Travis Edward Rooney" w:date="2022-02-27T13:30:00Z">
        <w:r w:rsidR="006F6F6E">
          <w:rPr>
            <w:color w:val="000000"/>
            <w:szCs w:val="24"/>
            <w:shd w:val="clear" w:color="auto" w:fill="FFFFFF"/>
          </w:rPr>
          <w:t>moderately</w:t>
        </w:r>
      </w:ins>
      <w:ins w:id="678" w:author="Travis Edward Rooney" w:date="2022-02-27T13:29:00Z">
        <w:r w:rsidR="00EF6400">
          <w:rPr>
            <w:color w:val="000000"/>
            <w:szCs w:val="24"/>
            <w:shd w:val="clear" w:color="auto" w:fill="FFFFFF"/>
          </w:rPr>
          <w:t xml:space="preserve"> correlated within the MKK3</w:t>
        </w:r>
        <w:r w:rsidR="00EF6400">
          <w:rPr>
            <w:color w:val="000000"/>
            <w:szCs w:val="24"/>
            <w:shd w:val="clear" w:color="auto" w:fill="FFFFFF"/>
            <w:vertAlign w:val="subscript"/>
          </w:rPr>
          <w:t>D</w:t>
        </w:r>
        <w:r w:rsidR="006F6F6E">
          <w:rPr>
            <w:color w:val="000000"/>
            <w:szCs w:val="24"/>
            <w:shd w:val="clear" w:color="auto" w:fill="FFFFFF"/>
            <w:vertAlign w:val="subscript"/>
          </w:rPr>
          <w:t xml:space="preserve"> </w:t>
        </w:r>
        <w:r w:rsidR="006F6F6E">
          <w:rPr>
            <w:color w:val="000000"/>
            <w:szCs w:val="24"/>
            <w:shd w:val="clear" w:color="auto" w:fill="FFFFFF"/>
          </w:rPr>
          <w:t xml:space="preserve">allele </w:t>
        </w:r>
      </w:ins>
      <w:ins w:id="679" w:author="Travis Edward Rooney" w:date="2022-02-27T13:30:00Z">
        <w:r w:rsidR="006F6F6E">
          <w:rPr>
            <w:color w:val="000000"/>
            <w:szCs w:val="24"/>
            <w:shd w:val="clear" w:color="auto" w:fill="FFFFFF"/>
          </w:rPr>
          <w:t xml:space="preserve">to the germination traits over time, but </w:t>
        </w:r>
      </w:ins>
      <w:ins w:id="680" w:author="Travis Edward Rooney" w:date="2022-02-27T13:31:00Z">
        <w:r w:rsidR="006F6F6E">
          <w:rPr>
            <w:color w:val="000000"/>
            <w:szCs w:val="24"/>
            <w:shd w:val="clear" w:color="auto" w:fill="FFFFFF"/>
          </w:rPr>
          <w:t>lowly</w:t>
        </w:r>
      </w:ins>
      <w:ins w:id="681" w:author="Travis Edward Rooney" w:date="2022-02-27T13:30:00Z">
        <w:r w:rsidR="006F6F6E">
          <w:rPr>
            <w:color w:val="000000"/>
            <w:szCs w:val="24"/>
            <w:shd w:val="clear" w:color="auto" w:fill="FFFFFF"/>
          </w:rPr>
          <w:t xml:space="preserve"> correlated within the MKK3</w:t>
        </w:r>
        <w:r w:rsidR="006F6F6E">
          <w:rPr>
            <w:color w:val="000000"/>
            <w:szCs w:val="24"/>
            <w:shd w:val="clear" w:color="auto" w:fill="FFFFFF"/>
            <w:vertAlign w:val="subscript"/>
          </w:rPr>
          <w:t>N</w:t>
        </w:r>
        <w:r w:rsidR="006F6F6E">
          <w:rPr>
            <w:color w:val="000000"/>
            <w:szCs w:val="24"/>
            <w:shd w:val="clear" w:color="auto" w:fill="FFFFFF"/>
          </w:rPr>
          <w:t xml:space="preserve"> allele</w:t>
        </w:r>
      </w:ins>
      <w:ins w:id="682" w:author="Travis Edward Rooney" w:date="2022-02-27T13:31:00Z">
        <w:r w:rsidR="006F6F6E">
          <w:rPr>
            <w:color w:val="000000"/>
            <w:szCs w:val="24"/>
            <w:shd w:val="clear" w:color="auto" w:fill="FFFFFF"/>
          </w:rPr>
          <w:t xml:space="preserve">, and </w:t>
        </w:r>
        <w:r w:rsidR="006F6F6E">
          <w:rPr>
            <w:color w:val="000000"/>
            <w:szCs w:val="24"/>
            <w:shd w:val="clear" w:color="auto" w:fill="FFFFFF"/>
          </w:rPr>
          <w:lastRenderedPageBreak/>
          <w:t>uncorrelated to GI at sTP1 within the MKK3</w:t>
        </w:r>
        <w:r w:rsidR="006F6F6E">
          <w:rPr>
            <w:color w:val="000000"/>
            <w:szCs w:val="24"/>
            <w:shd w:val="clear" w:color="auto" w:fill="FFFFFF"/>
            <w:vertAlign w:val="subscript"/>
          </w:rPr>
          <w:t>N*</w:t>
        </w:r>
        <w:r w:rsidR="006F6F6E">
          <w:rPr>
            <w:color w:val="000000"/>
            <w:szCs w:val="24"/>
            <w:shd w:val="clear" w:color="auto" w:fill="FFFFFF"/>
          </w:rPr>
          <w:t xml:space="preserve"> allele. BG content is most strongly related to g</w:t>
        </w:r>
      </w:ins>
      <w:ins w:id="683" w:author="Travis Edward Rooney" w:date="2022-02-27T13:32:00Z">
        <w:r w:rsidR="006F6F6E">
          <w:rPr>
            <w:color w:val="000000"/>
            <w:szCs w:val="24"/>
            <w:shd w:val="clear" w:color="auto" w:fill="FFFFFF"/>
          </w:rPr>
          <w:t>ermination traits within the MKK3</w:t>
        </w:r>
        <w:r w:rsidR="006F6F6E">
          <w:rPr>
            <w:color w:val="000000"/>
            <w:szCs w:val="24"/>
            <w:shd w:val="clear" w:color="auto" w:fill="FFFFFF"/>
            <w:vertAlign w:val="subscript"/>
          </w:rPr>
          <w:t>D</w:t>
        </w:r>
        <w:r w:rsidR="006F6F6E">
          <w:rPr>
            <w:color w:val="000000"/>
            <w:szCs w:val="24"/>
            <w:shd w:val="clear" w:color="auto" w:fill="FFFFFF"/>
          </w:rPr>
          <w:t xml:space="preserve"> allele. DP is largely uncorre</w:t>
        </w:r>
      </w:ins>
      <w:ins w:id="684" w:author="Travis Edward Rooney" w:date="2022-02-27T13:33:00Z">
        <w:r w:rsidR="006F6F6E">
          <w:rPr>
            <w:color w:val="000000"/>
            <w:szCs w:val="24"/>
            <w:shd w:val="clear" w:color="auto" w:fill="FFFFFF"/>
          </w:rPr>
          <w:t>lated with germination traits, except for the MKK3</w:t>
        </w:r>
        <w:r w:rsidR="006F6F6E">
          <w:rPr>
            <w:color w:val="000000"/>
            <w:szCs w:val="24"/>
            <w:shd w:val="clear" w:color="auto" w:fill="FFFFFF"/>
            <w:vertAlign w:val="subscript"/>
          </w:rPr>
          <w:t>D</w:t>
        </w:r>
        <w:r w:rsidR="006F6F6E">
          <w:rPr>
            <w:color w:val="000000"/>
            <w:szCs w:val="24"/>
            <w:shd w:val="clear" w:color="auto" w:fill="FFFFFF"/>
          </w:rPr>
          <w:t xml:space="preserve"> allele at GI sTP6. FAN is moderately to highly correlated over all alleles. </w:t>
        </w:r>
      </w:ins>
      <w:ins w:id="685" w:author="Travis Edward Rooney" w:date="2022-02-27T13:34:00Z">
        <w:r w:rsidR="006F6F6E">
          <w:rPr>
            <w:color w:val="000000"/>
            <w:szCs w:val="24"/>
            <w:shd w:val="clear" w:color="auto" w:fill="FFFFFF"/>
          </w:rPr>
          <w:t xml:space="preserve">ME was uncorrelated to the germination traits. SP followed a similar pattern to FAN. </w:t>
        </w:r>
      </w:ins>
    </w:p>
    <w:p w14:paraId="6DBED59C" w14:textId="20F4CFF0" w:rsidR="00916A87" w:rsidRDefault="00916A87" w:rsidP="00DD4C13">
      <w:pPr>
        <w:pStyle w:val="Authors"/>
        <w:spacing w:line="276" w:lineRule="auto"/>
        <w:jc w:val="left"/>
        <w:rPr>
          <w:ins w:id="686" w:author="Travis Edward Rooney" w:date="2022-02-27T13:09:00Z"/>
          <w:color w:val="000000"/>
          <w:szCs w:val="24"/>
          <w:shd w:val="clear" w:color="auto" w:fill="FFFFFF"/>
        </w:rPr>
      </w:pPr>
      <w:ins w:id="687" w:author="Travis Edward Rooney" w:date="2022-02-27T13:10:00Z">
        <w:r>
          <w:rPr>
            <w:color w:val="000000"/>
            <w:szCs w:val="24"/>
            <w:shd w:val="clear" w:color="auto" w:fill="FFFFFF"/>
          </w:rPr>
          <w:t>Table 3: Genetic correlation of the malting quality tra</w:t>
        </w:r>
      </w:ins>
      <w:ins w:id="688" w:author="Travis Edward Rooney" w:date="2022-02-27T13:11:00Z">
        <w:r>
          <w:rPr>
            <w:color w:val="000000"/>
            <w:szCs w:val="24"/>
            <w:shd w:val="clear" w:color="auto" w:fill="FFFFFF"/>
          </w:rPr>
          <w:t xml:space="preserve">its to the germination traits over time. </w:t>
        </w:r>
      </w:ins>
      <w:ins w:id="689" w:author="Travis Edward Rooney" w:date="2022-02-27T13:16:00Z">
        <w:r w:rsidR="007D45C4">
          <w:rPr>
            <w:color w:val="000000"/>
            <w:szCs w:val="24"/>
            <w:shd w:val="clear" w:color="auto" w:fill="FFFFFF"/>
          </w:rPr>
          <w:t>Asterisks indicate significant incrase</w:t>
        </w:r>
      </w:ins>
      <w:ins w:id="690" w:author="Travis Edward Rooney" w:date="2022-02-27T13:17:00Z">
        <w:r w:rsidR="007D45C4">
          <w:rPr>
            <w:color w:val="000000"/>
            <w:szCs w:val="24"/>
            <w:shd w:val="clear" w:color="auto" w:fill="FFFFFF"/>
          </w:rPr>
          <w:t xml:space="preserve"> in model likelihood and hence significance of genetic correlations, p-value&lt; 0.01.</w:t>
        </w:r>
      </w:ins>
    </w:p>
    <w:tbl>
      <w:tblPr>
        <w:tblW w:w="4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91" w:author="Travis Edward Rooney" w:date="2022-02-27T13:10:00Z">
          <w:tblPr>
            <w:tblW w:w="4625" w:type="dxa"/>
            <w:tblLook w:val="04A0" w:firstRow="1" w:lastRow="0" w:firstColumn="1" w:lastColumn="0" w:noHBand="0" w:noVBand="1"/>
          </w:tblPr>
        </w:tblPrChange>
      </w:tblPr>
      <w:tblGrid>
        <w:gridCol w:w="1445"/>
        <w:gridCol w:w="1137"/>
        <w:gridCol w:w="1137"/>
        <w:gridCol w:w="1137"/>
        <w:tblGridChange w:id="692">
          <w:tblGrid>
            <w:gridCol w:w="1445"/>
            <w:gridCol w:w="1060"/>
            <w:gridCol w:w="1060"/>
            <w:gridCol w:w="1060"/>
          </w:tblGrid>
        </w:tblGridChange>
      </w:tblGrid>
      <w:tr w:rsidR="00916A87" w:rsidRPr="00916A87" w14:paraId="1F0685D7" w14:textId="77777777" w:rsidTr="00916A87">
        <w:trPr>
          <w:trHeight w:val="300"/>
          <w:ins w:id="693" w:author="Travis Edward Rooney" w:date="2022-02-27T13:09:00Z"/>
          <w:trPrChange w:id="694" w:author="Travis Edward Rooney" w:date="2022-02-27T13:10:00Z">
            <w:trPr>
              <w:trHeight w:val="300"/>
            </w:trPr>
          </w:trPrChange>
        </w:trPr>
        <w:tc>
          <w:tcPr>
            <w:tcW w:w="1445" w:type="dxa"/>
            <w:shd w:val="clear" w:color="auto" w:fill="auto"/>
            <w:noWrap/>
            <w:vAlign w:val="bottom"/>
            <w:hideMark/>
            <w:tcPrChange w:id="695" w:author="Travis Edward Rooney" w:date="2022-02-27T13:10:00Z">
              <w:tcPr>
                <w:tcW w:w="1445" w:type="dxa"/>
                <w:tcBorders>
                  <w:top w:val="nil"/>
                  <w:left w:val="nil"/>
                  <w:bottom w:val="nil"/>
                  <w:right w:val="nil"/>
                </w:tcBorders>
                <w:shd w:val="clear" w:color="auto" w:fill="auto"/>
                <w:noWrap/>
                <w:vAlign w:val="bottom"/>
                <w:hideMark/>
              </w:tcPr>
            </w:tcPrChange>
          </w:tcPr>
          <w:p w14:paraId="1F307E15" w14:textId="77777777" w:rsidR="00916A87" w:rsidRPr="00916A87" w:rsidRDefault="00916A87" w:rsidP="00916A87">
            <w:pPr>
              <w:spacing w:after="0" w:line="240" w:lineRule="auto"/>
              <w:jc w:val="center"/>
              <w:rPr>
                <w:ins w:id="696" w:author="Travis Edward Rooney" w:date="2022-02-27T13:09:00Z"/>
                <w:rFonts w:ascii="Times New Roman" w:eastAsia="Times New Roman" w:hAnsi="Times New Roman" w:cs="Times New Roman"/>
                <w:b/>
                <w:bCs/>
                <w:color w:val="000000"/>
                <w:sz w:val="24"/>
                <w:szCs w:val="24"/>
                <w:rPrChange w:id="697" w:author="Travis Edward Rooney" w:date="2022-02-27T13:10:00Z">
                  <w:rPr>
                    <w:ins w:id="698" w:author="Travis Edward Rooney" w:date="2022-02-27T13:09:00Z"/>
                    <w:rFonts w:ascii="Calibri" w:eastAsia="Times New Roman" w:hAnsi="Calibri" w:cs="Times New Roman"/>
                    <w:b/>
                    <w:bCs/>
                    <w:color w:val="000000"/>
                  </w:rPr>
                </w:rPrChange>
              </w:rPr>
            </w:pPr>
            <w:ins w:id="699" w:author="Travis Edward Rooney" w:date="2022-02-27T13:09:00Z">
              <w:r w:rsidRPr="00916A87">
                <w:rPr>
                  <w:rFonts w:ascii="Times New Roman" w:eastAsia="Times New Roman" w:hAnsi="Times New Roman" w:cs="Times New Roman"/>
                  <w:b/>
                  <w:bCs/>
                  <w:color w:val="000000"/>
                  <w:sz w:val="24"/>
                  <w:szCs w:val="24"/>
                  <w:rPrChange w:id="700" w:author="Travis Edward Rooney" w:date="2022-02-27T13:10:00Z">
                    <w:rPr>
                      <w:rFonts w:ascii="Calibri" w:eastAsia="Times New Roman" w:hAnsi="Calibri" w:cs="Times New Roman"/>
                      <w:b/>
                      <w:bCs/>
                      <w:color w:val="000000"/>
                    </w:rPr>
                  </w:rPrChange>
                </w:rPr>
                <w:t>trait</w:t>
              </w:r>
            </w:ins>
          </w:p>
        </w:tc>
        <w:tc>
          <w:tcPr>
            <w:tcW w:w="1060" w:type="dxa"/>
            <w:shd w:val="clear" w:color="auto" w:fill="auto"/>
            <w:noWrap/>
            <w:vAlign w:val="bottom"/>
            <w:hideMark/>
            <w:tcPrChange w:id="701" w:author="Travis Edward Rooney" w:date="2022-02-27T13:10:00Z">
              <w:tcPr>
                <w:tcW w:w="1060" w:type="dxa"/>
                <w:tcBorders>
                  <w:top w:val="nil"/>
                  <w:left w:val="nil"/>
                  <w:bottom w:val="nil"/>
                  <w:right w:val="nil"/>
                </w:tcBorders>
                <w:shd w:val="clear" w:color="auto" w:fill="auto"/>
                <w:noWrap/>
                <w:vAlign w:val="bottom"/>
                <w:hideMark/>
              </w:tcPr>
            </w:tcPrChange>
          </w:tcPr>
          <w:p w14:paraId="2261A780" w14:textId="488053B5" w:rsidR="00916A87" w:rsidRPr="00916A87" w:rsidRDefault="00916A87" w:rsidP="00916A87">
            <w:pPr>
              <w:spacing w:after="0" w:line="240" w:lineRule="auto"/>
              <w:jc w:val="center"/>
              <w:rPr>
                <w:ins w:id="702" w:author="Travis Edward Rooney" w:date="2022-02-27T13:09:00Z"/>
                <w:rFonts w:ascii="Times New Roman" w:eastAsia="Times New Roman" w:hAnsi="Times New Roman" w:cs="Times New Roman"/>
                <w:b/>
                <w:bCs/>
                <w:color w:val="000000"/>
                <w:sz w:val="24"/>
                <w:szCs w:val="24"/>
                <w:rPrChange w:id="703" w:author="Travis Edward Rooney" w:date="2022-02-27T13:10:00Z">
                  <w:rPr>
                    <w:ins w:id="704" w:author="Travis Edward Rooney" w:date="2022-02-27T13:09:00Z"/>
                    <w:rFonts w:ascii="Calibri" w:eastAsia="Times New Roman" w:hAnsi="Calibri" w:cs="Times New Roman"/>
                    <w:b/>
                    <w:bCs/>
                    <w:color w:val="000000"/>
                  </w:rPr>
                </w:rPrChange>
              </w:rPr>
            </w:pPr>
            <w:ins w:id="705" w:author="Travis Edward Rooney" w:date="2022-02-27T13:09:00Z">
              <w:r w:rsidRPr="00916A87">
                <w:rPr>
                  <w:rFonts w:ascii="Times New Roman" w:eastAsia="Times New Roman" w:hAnsi="Times New Roman" w:cs="Times New Roman"/>
                  <w:b/>
                  <w:bCs/>
                  <w:color w:val="000000"/>
                  <w:sz w:val="24"/>
                  <w:szCs w:val="24"/>
                  <w:rPrChange w:id="706" w:author="Travis Edward Rooney" w:date="2022-02-27T13:10:00Z">
                    <w:rPr>
                      <w:rFonts w:ascii="Calibri" w:eastAsia="Times New Roman" w:hAnsi="Calibri" w:cs="Times New Roman"/>
                      <w:b/>
                      <w:bCs/>
                      <w:color w:val="000000"/>
                    </w:rPr>
                  </w:rPrChange>
                </w:rPr>
                <w:t>GI_</w:t>
              </w:r>
            </w:ins>
            <w:ins w:id="707" w:author="Travis Edward Rooney" w:date="2022-02-27T13:27:00Z">
              <w:r w:rsidR="000E4825">
                <w:rPr>
                  <w:rFonts w:ascii="Times New Roman" w:eastAsia="Times New Roman" w:hAnsi="Times New Roman" w:cs="Times New Roman"/>
                  <w:b/>
                  <w:bCs/>
                  <w:color w:val="000000"/>
                  <w:sz w:val="24"/>
                  <w:szCs w:val="24"/>
                </w:rPr>
                <w:t>s</w:t>
              </w:r>
            </w:ins>
            <w:ins w:id="708" w:author="Travis Edward Rooney" w:date="2022-02-27T13:09:00Z">
              <w:r w:rsidRPr="00916A87">
                <w:rPr>
                  <w:rFonts w:ascii="Times New Roman" w:eastAsia="Times New Roman" w:hAnsi="Times New Roman" w:cs="Times New Roman"/>
                  <w:b/>
                  <w:bCs/>
                  <w:color w:val="000000"/>
                  <w:sz w:val="24"/>
                  <w:szCs w:val="24"/>
                  <w:rPrChange w:id="709" w:author="Travis Edward Rooney" w:date="2022-02-27T13:10:00Z">
                    <w:rPr>
                      <w:rFonts w:ascii="Calibri" w:eastAsia="Times New Roman" w:hAnsi="Calibri" w:cs="Times New Roman"/>
                      <w:b/>
                      <w:bCs/>
                      <w:color w:val="000000"/>
                    </w:rPr>
                  </w:rPrChange>
                </w:rPr>
                <w:t>TP1</w:t>
              </w:r>
            </w:ins>
          </w:p>
        </w:tc>
        <w:tc>
          <w:tcPr>
            <w:tcW w:w="1060" w:type="dxa"/>
            <w:shd w:val="clear" w:color="auto" w:fill="auto"/>
            <w:noWrap/>
            <w:vAlign w:val="bottom"/>
            <w:hideMark/>
            <w:tcPrChange w:id="710" w:author="Travis Edward Rooney" w:date="2022-02-27T13:10:00Z">
              <w:tcPr>
                <w:tcW w:w="1060" w:type="dxa"/>
                <w:tcBorders>
                  <w:top w:val="nil"/>
                  <w:left w:val="nil"/>
                  <w:bottom w:val="nil"/>
                  <w:right w:val="nil"/>
                </w:tcBorders>
                <w:shd w:val="clear" w:color="auto" w:fill="auto"/>
                <w:noWrap/>
                <w:vAlign w:val="bottom"/>
                <w:hideMark/>
              </w:tcPr>
            </w:tcPrChange>
          </w:tcPr>
          <w:p w14:paraId="17639200" w14:textId="5996EC4E" w:rsidR="00916A87" w:rsidRPr="00916A87" w:rsidRDefault="00916A87" w:rsidP="00916A87">
            <w:pPr>
              <w:spacing w:after="0" w:line="240" w:lineRule="auto"/>
              <w:jc w:val="center"/>
              <w:rPr>
                <w:ins w:id="711" w:author="Travis Edward Rooney" w:date="2022-02-27T13:09:00Z"/>
                <w:rFonts w:ascii="Times New Roman" w:eastAsia="Times New Roman" w:hAnsi="Times New Roman" w:cs="Times New Roman"/>
                <w:b/>
                <w:bCs/>
                <w:color w:val="000000"/>
                <w:sz w:val="24"/>
                <w:szCs w:val="24"/>
                <w:rPrChange w:id="712" w:author="Travis Edward Rooney" w:date="2022-02-27T13:10:00Z">
                  <w:rPr>
                    <w:ins w:id="713" w:author="Travis Edward Rooney" w:date="2022-02-27T13:09:00Z"/>
                    <w:rFonts w:ascii="Calibri" w:eastAsia="Times New Roman" w:hAnsi="Calibri" w:cs="Times New Roman"/>
                    <w:b/>
                    <w:bCs/>
                    <w:color w:val="000000"/>
                  </w:rPr>
                </w:rPrChange>
              </w:rPr>
            </w:pPr>
            <w:ins w:id="714" w:author="Travis Edward Rooney" w:date="2022-02-27T13:09:00Z">
              <w:r w:rsidRPr="00916A87">
                <w:rPr>
                  <w:rFonts w:ascii="Times New Roman" w:eastAsia="Times New Roman" w:hAnsi="Times New Roman" w:cs="Times New Roman"/>
                  <w:b/>
                  <w:bCs/>
                  <w:color w:val="000000"/>
                  <w:sz w:val="24"/>
                  <w:szCs w:val="24"/>
                  <w:rPrChange w:id="715" w:author="Travis Edward Rooney" w:date="2022-02-27T13:10:00Z">
                    <w:rPr>
                      <w:rFonts w:ascii="Calibri" w:eastAsia="Times New Roman" w:hAnsi="Calibri" w:cs="Times New Roman"/>
                      <w:b/>
                      <w:bCs/>
                      <w:color w:val="000000"/>
                    </w:rPr>
                  </w:rPrChange>
                </w:rPr>
                <w:t>GI_</w:t>
              </w:r>
            </w:ins>
            <w:ins w:id="716" w:author="Travis Edward Rooney" w:date="2022-02-27T13:27:00Z">
              <w:r w:rsidR="000E4825">
                <w:rPr>
                  <w:rFonts w:ascii="Times New Roman" w:eastAsia="Times New Roman" w:hAnsi="Times New Roman" w:cs="Times New Roman"/>
                  <w:b/>
                  <w:bCs/>
                  <w:color w:val="000000"/>
                  <w:sz w:val="24"/>
                  <w:szCs w:val="24"/>
                </w:rPr>
                <w:t>s</w:t>
              </w:r>
            </w:ins>
            <w:ins w:id="717" w:author="Travis Edward Rooney" w:date="2022-02-27T13:09:00Z">
              <w:r w:rsidRPr="00916A87">
                <w:rPr>
                  <w:rFonts w:ascii="Times New Roman" w:eastAsia="Times New Roman" w:hAnsi="Times New Roman" w:cs="Times New Roman"/>
                  <w:b/>
                  <w:bCs/>
                  <w:color w:val="000000"/>
                  <w:sz w:val="24"/>
                  <w:szCs w:val="24"/>
                  <w:rPrChange w:id="718" w:author="Travis Edward Rooney" w:date="2022-02-27T13:10:00Z">
                    <w:rPr>
                      <w:rFonts w:ascii="Calibri" w:eastAsia="Times New Roman" w:hAnsi="Calibri" w:cs="Times New Roman"/>
                      <w:b/>
                      <w:bCs/>
                      <w:color w:val="000000"/>
                    </w:rPr>
                  </w:rPrChange>
                </w:rPr>
                <w:t>TP4</w:t>
              </w:r>
            </w:ins>
          </w:p>
        </w:tc>
        <w:tc>
          <w:tcPr>
            <w:tcW w:w="1060" w:type="dxa"/>
            <w:shd w:val="clear" w:color="auto" w:fill="auto"/>
            <w:noWrap/>
            <w:vAlign w:val="bottom"/>
            <w:hideMark/>
            <w:tcPrChange w:id="719" w:author="Travis Edward Rooney" w:date="2022-02-27T13:10:00Z">
              <w:tcPr>
                <w:tcW w:w="1060" w:type="dxa"/>
                <w:tcBorders>
                  <w:top w:val="nil"/>
                  <w:left w:val="nil"/>
                  <w:bottom w:val="nil"/>
                  <w:right w:val="nil"/>
                </w:tcBorders>
                <w:shd w:val="clear" w:color="auto" w:fill="auto"/>
                <w:noWrap/>
                <w:vAlign w:val="bottom"/>
                <w:hideMark/>
              </w:tcPr>
            </w:tcPrChange>
          </w:tcPr>
          <w:p w14:paraId="61E4BBD3" w14:textId="0015205C" w:rsidR="00916A87" w:rsidRPr="00916A87" w:rsidRDefault="00916A87" w:rsidP="00916A87">
            <w:pPr>
              <w:spacing w:after="0" w:line="240" w:lineRule="auto"/>
              <w:jc w:val="center"/>
              <w:rPr>
                <w:ins w:id="720" w:author="Travis Edward Rooney" w:date="2022-02-27T13:09:00Z"/>
                <w:rFonts w:ascii="Times New Roman" w:eastAsia="Times New Roman" w:hAnsi="Times New Roman" w:cs="Times New Roman"/>
                <w:b/>
                <w:bCs/>
                <w:color w:val="000000"/>
                <w:sz w:val="24"/>
                <w:szCs w:val="24"/>
                <w:rPrChange w:id="721" w:author="Travis Edward Rooney" w:date="2022-02-27T13:10:00Z">
                  <w:rPr>
                    <w:ins w:id="722" w:author="Travis Edward Rooney" w:date="2022-02-27T13:09:00Z"/>
                    <w:rFonts w:ascii="Calibri" w:eastAsia="Times New Roman" w:hAnsi="Calibri" w:cs="Times New Roman"/>
                    <w:b/>
                    <w:bCs/>
                    <w:color w:val="000000"/>
                  </w:rPr>
                </w:rPrChange>
              </w:rPr>
            </w:pPr>
            <w:ins w:id="723" w:author="Travis Edward Rooney" w:date="2022-02-27T13:09:00Z">
              <w:r w:rsidRPr="00916A87">
                <w:rPr>
                  <w:rFonts w:ascii="Times New Roman" w:eastAsia="Times New Roman" w:hAnsi="Times New Roman" w:cs="Times New Roman"/>
                  <w:b/>
                  <w:bCs/>
                  <w:color w:val="000000"/>
                  <w:sz w:val="24"/>
                  <w:szCs w:val="24"/>
                  <w:rPrChange w:id="724" w:author="Travis Edward Rooney" w:date="2022-02-27T13:10:00Z">
                    <w:rPr>
                      <w:rFonts w:ascii="Calibri" w:eastAsia="Times New Roman" w:hAnsi="Calibri" w:cs="Times New Roman"/>
                      <w:b/>
                      <w:bCs/>
                      <w:color w:val="000000"/>
                    </w:rPr>
                  </w:rPrChange>
                </w:rPr>
                <w:t>GI_</w:t>
              </w:r>
            </w:ins>
            <w:ins w:id="725" w:author="Travis Edward Rooney" w:date="2022-02-27T13:27:00Z">
              <w:r w:rsidR="000E4825">
                <w:rPr>
                  <w:rFonts w:ascii="Times New Roman" w:eastAsia="Times New Roman" w:hAnsi="Times New Roman" w:cs="Times New Roman"/>
                  <w:b/>
                  <w:bCs/>
                  <w:color w:val="000000"/>
                  <w:sz w:val="24"/>
                  <w:szCs w:val="24"/>
                </w:rPr>
                <w:t>s</w:t>
              </w:r>
            </w:ins>
            <w:ins w:id="726" w:author="Travis Edward Rooney" w:date="2022-02-27T13:09:00Z">
              <w:r w:rsidRPr="00916A87">
                <w:rPr>
                  <w:rFonts w:ascii="Times New Roman" w:eastAsia="Times New Roman" w:hAnsi="Times New Roman" w:cs="Times New Roman"/>
                  <w:b/>
                  <w:bCs/>
                  <w:color w:val="000000"/>
                  <w:sz w:val="24"/>
                  <w:szCs w:val="24"/>
                  <w:rPrChange w:id="727" w:author="Travis Edward Rooney" w:date="2022-02-27T13:10:00Z">
                    <w:rPr>
                      <w:rFonts w:ascii="Calibri" w:eastAsia="Times New Roman" w:hAnsi="Calibri" w:cs="Times New Roman"/>
                      <w:b/>
                      <w:bCs/>
                      <w:color w:val="000000"/>
                    </w:rPr>
                  </w:rPrChange>
                </w:rPr>
                <w:t>TP6</w:t>
              </w:r>
            </w:ins>
          </w:p>
        </w:tc>
      </w:tr>
      <w:tr w:rsidR="00916A87" w:rsidRPr="00916A87" w14:paraId="29B625C3" w14:textId="77777777" w:rsidTr="00916A87">
        <w:trPr>
          <w:trHeight w:val="300"/>
          <w:ins w:id="728" w:author="Travis Edward Rooney" w:date="2022-02-27T13:09:00Z"/>
          <w:trPrChange w:id="729" w:author="Travis Edward Rooney" w:date="2022-02-27T13:10:00Z">
            <w:trPr>
              <w:trHeight w:val="300"/>
            </w:trPr>
          </w:trPrChange>
        </w:trPr>
        <w:tc>
          <w:tcPr>
            <w:tcW w:w="1445" w:type="dxa"/>
            <w:shd w:val="clear" w:color="auto" w:fill="auto"/>
            <w:noWrap/>
            <w:vAlign w:val="bottom"/>
            <w:hideMark/>
            <w:tcPrChange w:id="730" w:author="Travis Edward Rooney" w:date="2022-02-27T13:10:00Z">
              <w:tcPr>
                <w:tcW w:w="1445" w:type="dxa"/>
                <w:tcBorders>
                  <w:top w:val="nil"/>
                  <w:left w:val="nil"/>
                  <w:bottom w:val="nil"/>
                  <w:right w:val="nil"/>
                </w:tcBorders>
                <w:shd w:val="clear" w:color="auto" w:fill="auto"/>
                <w:noWrap/>
                <w:vAlign w:val="bottom"/>
                <w:hideMark/>
              </w:tcPr>
            </w:tcPrChange>
          </w:tcPr>
          <w:p w14:paraId="58494A11" w14:textId="77777777" w:rsidR="00916A87" w:rsidRPr="00916A87" w:rsidRDefault="00916A87" w:rsidP="00916A87">
            <w:pPr>
              <w:spacing w:after="0" w:line="240" w:lineRule="auto"/>
              <w:rPr>
                <w:ins w:id="731" w:author="Travis Edward Rooney" w:date="2022-02-27T13:09:00Z"/>
                <w:rFonts w:ascii="Times New Roman" w:eastAsia="Times New Roman" w:hAnsi="Times New Roman" w:cs="Times New Roman"/>
                <w:color w:val="000000"/>
                <w:sz w:val="24"/>
                <w:szCs w:val="24"/>
                <w:rPrChange w:id="732" w:author="Travis Edward Rooney" w:date="2022-02-27T13:10:00Z">
                  <w:rPr>
                    <w:ins w:id="733" w:author="Travis Edward Rooney" w:date="2022-02-27T13:09:00Z"/>
                    <w:rFonts w:ascii="Calibri" w:eastAsia="Times New Roman" w:hAnsi="Calibri" w:cs="Times New Roman"/>
                    <w:color w:val="000000"/>
                  </w:rPr>
                </w:rPrChange>
              </w:rPr>
            </w:pPr>
            <w:ins w:id="734" w:author="Travis Edward Rooney" w:date="2022-02-27T13:09:00Z">
              <w:r w:rsidRPr="00916A87">
                <w:rPr>
                  <w:rFonts w:ascii="Times New Roman" w:eastAsia="Times New Roman" w:hAnsi="Times New Roman" w:cs="Times New Roman"/>
                  <w:color w:val="000000"/>
                  <w:sz w:val="24"/>
                  <w:szCs w:val="24"/>
                  <w:rPrChange w:id="735" w:author="Travis Edward Rooney" w:date="2022-02-27T13:10:00Z">
                    <w:rPr>
                      <w:rFonts w:ascii="Calibri" w:eastAsia="Times New Roman" w:hAnsi="Calibri" w:cs="Times New Roman"/>
                      <w:color w:val="000000"/>
                    </w:rPr>
                  </w:rPrChange>
                </w:rPr>
                <w:t>AA</w:t>
              </w:r>
            </w:ins>
          </w:p>
        </w:tc>
        <w:tc>
          <w:tcPr>
            <w:tcW w:w="1060" w:type="dxa"/>
            <w:shd w:val="clear" w:color="auto" w:fill="auto"/>
            <w:noWrap/>
            <w:vAlign w:val="bottom"/>
            <w:hideMark/>
            <w:tcPrChange w:id="736" w:author="Travis Edward Rooney" w:date="2022-02-27T13:10:00Z">
              <w:tcPr>
                <w:tcW w:w="1060" w:type="dxa"/>
                <w:tcBorders>
                  <w:top w:val="nil"/>
                  <w:left w:val="nil"/>
                  <w:bottom w:val="nil"/>
                  <w:right w:val="nil"/>
                </w:tcBorders>
                <w:shd w:val="clear" w:color="auto" w:fill="auto"/>
                <w:noWrap/>
                <w:vAlign w:val="bottom"/>
                <w:hideMark/>
              </w:tcPr>
            </w:tcPrChange>
          </w:tcPr>
          <w:p w14:paraId="0EAB5A87" w14:textId="77777777" w:rsidR="00916A87" w:rsidRPr="00916A87" w:rsidRDefault="00916A87" w:rsidP="00916A87">
            <w:pPr>
              <w:spacing w:after="0" w:line="240" w:lineRule="auto"/>
              <w:rPr>
                <w:ins w:id="737" w:author="Travis Edward Rooney" w:date="2022-02-27T13:09:00Z"/>
                <w:rFonts w:ascii="Times New Roman" w:eastAsia="Times New Roman" w:hAnsi="Times New Roman" w:cs="Times New Roman"/>
                <w:color w:val="000000"/>
                <w:sz w:val="24"/>
                <w:szCs w:val="24"/>
                <w:rPrChange w:id="738" w:author="Travis Edward Rooney" w:date="2022-02-27T13:10:00Z">
                  <w:rPr>
                    <w:ins w:id="739" w:author="Travis Edward Rooney" w:date="2022-02-27T13:09:00Z"/>
                    <w:rFonts w:ascii="Calibri" w:eastAsia="Times New Roman" w:hAnsi="Calibri" w:cs="Times New Roman"/>
                    <w:color w:val="000000"/>
                  </w:rPr>
                </w:rPrChange>
              </w:rPr>
            </w:pPr>
            <w:ins w:id="740" w:author="Travis Edward Rooney" w:date="2022-02-27T13:09:00Z">
              <w:r w:rsidRPr="00916A87">
                <w:rPr>
                  <w:rFonts w:ascii="Times New Roman" w:eastAsia="Times New Roman" w:hAnsi="Times New Roman" w:cs="Times New Roman"/>
                  <w:color w:val="000000"/>
                  <w:sz w:val="24"/>
                  <w:szCs w:val="24"/>
                  <w:rPrChange w:id="741" w:author="Travis Edward Rooney" w:date="2022-02-27T13:10:00Z">
                    <w:rPr>
                      <w:rFonts w:ascii="Calibri" w:eastAsia="Times New Roman" w:hAnsi="Calibri" w:cs="Times New Roman"/>
                      <w:color w:val="000000"/>
                    </w:rPr>
                  </w:rPrChange>
                </w:rPr>
                <w:t>0.643*</w:t>
              </w:r>
            </w:ins>
          </w:p>
        </w:tc>
        <w:tc>
          <w:tcPr>
            <w:tcW w:w="1060" w:type="dxa"/>
            <w:shd w:val="clear" w:color="auto" w:fill="auto"/>
            <w:noWrap/>
            <w:vAlign w:val="bottom"/>
            <w:hideMark/>
            <w:tcPrChange w:id="742" w:author="Travis Edward Rooney" w:date="2022-02-27T13:10:00Z">
              <w:tcPr>
                <w:tcW w:w="1060" w:type="dxa"/>
                <w:tcBorders>
                  <w:top w:val="nil"/>
                  <w:left w:val="nil"/>
                  <w:bottom w:val="nil"/>
                  <w:right w:val="nil"/>
                </w:tcBorders>
                <w:shd w:val="clear" w:color="auto" w:fill="auto"/>
                <w:noWrap/>
                <w:vAlign w:val="bottom"/>
                <w:hideMark/>
              </w:tcPr>
            </w:tcPrChange>
          </w:tcPr>
          <w:p w14:paraId="5EBC932E" w14:textId="77777777" w:rsidR="00916A87" w:rsidRPr="00916A87" w:rsidRDefault="00916A87" w:rsidP="00916A87">
            <w:pPr>
              <w:spacing w:after="0" w:line="240" w:lineRule="auto"/>
              <w:rPr>
                <w:ins w:id="743" w:author="Travis Edward Rooney" w:date="2022-02-27T13:09:00Z"/>
                <w:rFonts w:ascii="Times New Roman" w:eastAsia="Times New Roman" w:hAnsi="Times New Roman" w:cs="Times New Roman"/>
                <w:color w:val="000000"/>
                <w:sz w:val="24"/>
                <w:szCs w:val="24"/>
                <w:rPrChange w:id="744" w:author="Travis Edward Rooney" w:date="2022-02-27T13:10:00Z">
                  <w:rPr>
                    <w:ins w:id="745" w:author="Travis Edward Rooney" w:date="2022-02-27T13:09:00Z"/>
                    <w:rFonts w:ascii="Calibri" w:eastAsia="Times New Roman" w:hAnsi="Calibri" w:cs="Times New Roman"/>
                    <w:color w:val="000000"/>
                  </w:rPr>
                </w:rPrChange>
              </w:rPr>
            </w:pPr>
            <w:ins w:id="746" w:author="Travis Edward Rooney" w:date="2022-02-27T13:09:00Z">
              <w:r w:rsidRPr="00916A87">
                <w:rPr>
                  <w:rFonts w:ascii="Times New Roman" w:eastAsia="Times New Roman" w:hAnsi="Times New Roman" w:cs="Times New Roman"/>
                  <w:color w:val="000000"/>
                  <w:sz w:val="24"/>
                  <w:szCs w:val="24"/>
                  <w:rPrChange w:id="747" w:author="Travis Edward Rooney" w:date="2022-02-27T13:10:00Z">
                    <w:rPr>
                      <w:rFonts w:ascii="Calibri" w:eastAsia="Times New Roman" w:hAnsi="Calibri" w:cs="Times New Roman"/>
                      <w:color w:val="000000"/>
                    </w:rPr>
                  </w:rPrChange>
                </w:rPr>
                <w:t>0.634*</w:t>
              </w:r>
            </w:ins>
          </w:p>
        </w:tc>
        <w:tc>
          <w:tcPr>
            <w:tcW w:w="1060" w:type="dxa"/>
            <w:shd w:val="clear" w:color="auto" w:fill="auto"/>
            <w:noWrap/>
            <w:vAlign w:val="bottom"/>
            <w:hideMark/>
            <w:tcPrChange w:id="748" w:author="Travis Edward Rooney" w:date="2022-02-27T13:10:00Z">
              <w:tcPr>
                <w:tcW w:w="1060" w:type="dxa"/>
                <w:tcBorders>
                  <w:top w:val="nil"/>
                  <w:left w:val="nil"/>
                  <w:bottom w:val="nil"/>
                  <w:right w:val="nil"/>
                </w:tcBorders>
                <w:shd w:val="clear" w:color="auto" w:fill="auto"/>
                <w:noWrap/>
                <w:vAlign w:val="bottom"/>
                <w:hideMark/>
              </w:tcPr>
            </w:tcPrChange>
          </w:tcPr>
          <w:p w14:paraId="03673703" w14:textId="77777777" w:rsidR="00916A87" w:rsidRPr="00916A87" w:rsidRDefault="00916A87" w:rsidP="00916A87">
            <w:pPr>
              <w:spacing w:after="0" w:line="240" w:lineRule="auto"/>
              <w:rPr>
                <w:ins w:id="749" w:author="Travis Edward Rooney" w:date="2022-02-27T13:09:00Z"/>
                <w:rFonts w:ascii="Times New Roman" w:eastAsia="Times New Roman" w:hAnsi="Times New Roman" w:cs="Times New Roman"/>
                <w:color w:val="000000"/>
                <w:sz w:val="24"/>
                <w:szCs w:val="24"/>
                <w:rPrChange w:id="750" w:author="Travis Edward Rooney" w:date="2022-02-27T13:10:00Z">
                  <w:rPr>
                    <w:ins w:id="751" w:author="Travis Edward Rooney" w:date="2022-02-27T13:09:00Z"/>
                    <w:rFonts w:ascii="Calibri" w:eastAsia="Times New Roman" w:hAnsi="Calibri" w:cs="Times New Roman"/>
                    <w:color w:val="000000"/>
                  </w:rPr>
                </w:rPrChange>
              </w:rPr>
            </w:pPr>
            <w:ins w:id="752" w:author="Travis Edward Rooney" w:date="2022-02-27T13:09:00Z">
              <w:r w:rsidRPr="00916A87">
                <w:rPr>
                  <w:rFonts w:ascii="Times New Roman" w:eastAsia="Times New Roman" w:hAnsi="Times New Roman" w:cs="Times New Roman"/>
                  <w:color w:val="000000"/>
                  <w:sz w:val="24"/>
                  <w:szCs w:val="24"/>
                  <w:rPrChange w:id="753" w:author="Travis Edward Rooney" w:date="2022-02-27T13:10:00Z">
                    <w:rPr>
                      <w:rFonts w:ascii="Calibri" w:eastAsia="Times New Roman" w:hAnsi="Calibri" w:cs="Times New Roman"/>
                      <w:color w:val="000000"/>
                    </w:rPr>
                  </w:rPrChange>
                </w:rPr>
                <w:t>0.42*</w:t>
              </w:r>
            </w:ins>
          </w:p>
        </w:tc>
      </w:tr>
      <w:tr w:rsidR="00916A87" w:rsidRPr="00916A87" w14:paraId="338C2701" w14:textId="77777777" w:rsidTr="00916A87">
        <w:trPr>
          <w:trHeight w:val="300"/>
          <w:ins w:id="754" w:author="Travis Edward Rooney" w:date="2022-02-27T13:09:00Z"/>
          <w:trPrChange w:id="755" w:author="Travis Edward Rooney" w:date="2022-02-27T13:10:00Z">
            <w:trPr>
              <w:trHeight w:val="300"/>
            </w:trPr>
          </w:trPrChange>
        </w:trPr>
        <w:tc>
          <w:tcPr>
            <w:tcW w:w="1445" w:type="dxa"/>
            <w:shd w:val="clear" w:color="auto" w:fill="auto"/>
            <w:noWrap/>
            <w:vAlign w:val="bottom"/>
            <w:hideMark/>
            <w:tcPrChange w:id="756" w:author="Travis Edward Rooney" w:date="2022-02-27T13:10:00Z">
              <w:tcPr>
                <w:tcW w:w="1445" w:type="dxa"/>
                <w:tcBorders>
                  <w:top w:val="nil"/>
                  <w:left w:val="nil"/>
                  <w:bottom w:val="nil"/>
                  <w:right w:val="nil"/>
                </w:tcBorders>
                <w:shd w:val="clear" w:color="auto" w:fill="auto"/>
                <w:noWrap/>
                <w:vAlign w:val="bottom"/>
                <w:hideMark/>
              </w:tcPr>
            </w:tcPrChange>
          </w:tcPr>
          <w:p w14:paraId="4BD3821B" w14:textId="77777777" w:rsidR="00916A87" w:rsidRPr="00916A87" w:rsidRDefault="00916A87" w:rsidP="00916A87">
            <w:pPr>
              <w:spacing w:after="0" w:line="240" w:lineRule="auto"/>
              <w:rPr>
                <w:ins w:id="757" w:author="Travis Edward Rooney" w:date="2022-02-27T13:09:00Z"/>
                <w:rFonts w:ascii="Times New Roman" w:eastAsia="Times New Roman" w:hAnsi="Times New Roman" w:cs="Times New Roman"/>
                <w:color w:val="000000"/>
                <w:sz w:val="24"/>
                <w:szCs w:val="24"/>
                <w:rPrChange w:id="758" w:author="Travis Edward Rooney" w:date="2022-02-27T13:10:00Z">
                  <w:rPr>
                    <w:ins w:id="759" w:author="Travis Edward Rooney" w:date="2022-02-27T13:09:00Z"/>
                    <w:rFonts w:ascii="Calibri" w:eastAsia="Times New Roman" w:hAnsi="Calibri" w:cs="Times New Roman"/>
                    <w:color w:val="000000"/>
                  </w:rPr>
                </w:rPrChange>
              </w:rPr>
            </w:pPr>
            <w:ins w:id="760" w:author="Travis Edward Rooney" w:date="2022-02-27T13:09:00Z">
              <w:r w:rsidRPr="00916A87">
                <w:rPr>
                  <w:rFonts w:ascii="Times New Roman" w:eastAsia="Times New Roman" w:hAnsi="Times New Roman" w:cs="Times New Roman"/>
                  <w:color w:val="000000"/>
                  <w:sz w:val="24"/>
                  <w:szCs w:val="24"/>
                  <w:rPrChange w:id="761" w:author="Travis Edward Rooney" w:date="2022-02-27T13:10:00Z">
                    <w:rPr>
                      <w:rFonts w:ascii="Calibri" w:eastAsia="Times New Roman" w:hAnsi="Calibri" w:cs="Times New Roman"/>
                      <w:color w:val="000000"/>
                    </w:rPr>
                  </w:rPrChange>
                </w:rPr>
                <w:t>BG</w:t>
              </w:r>
            </w:ins>
          </w:p>
        </w:tc>
        <w:tc>
          <w:tcPr>
            <w:tcW w:w="1060" w:type="dxa"/>
            <w:shd w:val="clear" w:color="auto" w:fill="auto"/>
            <w:noWrap/>
            <w:vAlign w:val="bottom"/>
            <w:hideMark/>
            <w:tcPrChange w:id="762" w:author="Travis Edward Rooney" w:date="2022-02-27T13:10:00Z">
              <w:tcPr>
                <w:tcW w:w="1060" w:type="dxa"/>
                <w:tcBorders>
                  <w:top w:val="nil"/>
                  <w:left w:val="nil"/>
                  <w:bottom w:val="nil"/>
                  <w:right w:val="nil"/>
                </w:tcBorders>
                <w:shd w:val="clear" w:color="auto" w:fill="auto"/>
                <w:noWrap/>
                <w:vAlign w:val="bottom"/>
                <w:hideMark/>
              </w:tcPr>
            </w:tcPrChange>
          </w:tcPr>
          <w:p w14:paraId="0C331E9A" w14:textId="77777777" w:rsidR="00916A87" w:rsidRPr="00916A87" w:rsidRDefault="00916A87" w:rsidP="00916A87">
            <w:pPr>
              <w:spacing w:after="0" w:line="240" w:lineRule="auto"/>
              <w:rPr>
                <w:ins w:id="763" w:author="Travis Edward Rooney" w:date="2022-02-27T13:09:00Z"/>
                <w:rFonts w:ascii="Times New Roman" w:eastAsia="Times New Roman" w:hAnsi="Times New Roman" w:cs="Times New Roman"/>
                <w:color w:val="000000"/>
                <w:sz w:val="24"/>
                <w:szCs w:val="24"/>
                <w:rPrChange w:id="764" w:author="Travis Edward Rooney" w:date="2022-02-27T13:10:00Z">
                  <w:rPr>
                    <w:ins w:id="765" w:author="Travis Edward Rooney" w:date="2022-02-27T13:09:00Z"/>
                    <w:rFonts w:ascii="Calibri" w:eastAsia="Times New Roman" w:hAnsi="Calibri" w:cs="Times New Roman"/>
                    <w:color w:val="000000"/>
                  </w:rPr>
                </w:rPrChange>
              </w:rPr>
            </w:pPr>
            <w:ins w:id="766" w:author="Travis Edward Rooney" w:date="2022-02-27T13:09:00Z">
              <w:r w:rsidRPr="00916A87">
                <w:rPr>
                  <w:rFonts w:ascii="Times New Roman" w:eastAsia="Times New Roman" w:hAnsi="Times New Roman" w:cs="Times New Roman"/>
                  <w:color w:val="000000"/>
                  <w:sz w:val="24"/>
                  <w:szCs w:val="24"/>
                  <w:rPrChange w:id="767" w:author="Travis Edward Rooney" w:date="2022-02-27T13:10:00Z">
                    <w:rPr>
                      <w:rFonts w:ascii="Calibri" w:eastAsia="Times New Roman" w:hAnsi="Calibri" w:cs="Times New Roman"/>
                      <w:color w:val="000000"/>
                    </w:rPr>
                  </w:rPrChange>
                </w:rPr>
                <w:t>-0.419*</w:t>
              </w:r>
            </w:ins>
          </w:p>
        </w:tc>
        <w:tc>
          <w:tcPr>
            <w:tcW w:w="1060" w:type="dxa"/>
            <w:shd w:val="clear" w:color="auto" w:fill="auto"/>
            <w:noWrap/>
            <w:vAlign w:val="bottom"/>
            <w:hideMark/>
            <w:tcPrChange w:id="768" w:author="Travis Edward Rooney" w:date="2022-02-27T13:10:00Z">
              <w:tcPr>
                <w:tcW w:w="1060" w:type="dxa"/>
                <w:tcBorders>
                  <w:top w:val="nil"/>
                  <w:left w:val="nil"/>
                  <w:bottom w:val="nil"/>
                  <w:right w:val="nil"/>
                </w:tcBorders>
                <w:shd w:val="clear" w:color="auto" w:fill="auto"/>
                <w:noWrap/>
                <w:vAlign w:val="bottom"/>
                <w:hideMark/>
              </w:tcPr>
            </w:tcPrChange>
          </w:tcPr>
          <w:p w14:paraId="2029B6CA" w14:textId="77777777" w:rsidR="00916A87" w:rsidRPr="00916A87" w:rsidRDefault="00916A87" w:rsidP="00916A87">
            <w:pPr>
              <w:spacing w:after="0" w:line="240" w:lineRule="auto"/>
              <w:rPr>
                <w:ins w:id="769" w:author="Travis Edward Rooney" w:date="2022-02-27T13:09:00Z"/>
                <w:rFonts w:ascii="Times New Roman" w:eastAsia="Times New Roman" w:hAnsi="Times New Roman" w:cs="Times New Roman"/>
                <w:color w:val="000000"/>
                <w:sz w:val="24"/>
                <w:szCs w:val="24"/>
                <w:rPrChange w:id="770" w:author="Travis Edward Rooney" w:date="2022-02-27T13:10:00Z">
                  <w:rPr>
                    <w:ins w:id="771" w:author="Travis Edward Rooney" w:date="2022-02-27T13:09:00Z"/>
                    <w:rFonts w:ascii="Calibri" w:eastAsia="Times New Roman" w:hAnsi="Calibri" w:cs="Times New Roman"/>
                    <w:color w:val="000000"/>
                  </w:rPr>
                </w:rPrChange>
              </w:rPr>
            </w:pPr>
            <w:ins w:id="772" w:author="Travis Edward Rooney" w:date="2022-02-27T13:09:00Z">
              <w:r w:rsidRPr="00916A87">
                <w:rPr>
                  <w:rFonts w:ascii="Times New Roman" w:eastAsia="Times New Roman" w:hAnsi="Times New Roman" w:cs="Times New Roman"/>
                  <w:color w:val="000000"/>
                  <w:sz w:val="24"/>
                  <w:szCs w:val="24"/>
                  <w:rPrChange w:id="773" w:author="Travis Edward Rooney" w:date="2022-02-27T13:10:00Z">
                    <w:rPr>
                      <w:rFonts w:ascii="Calibri" w:eastAsia="Times New Roman" w:hAnsi="Calibri" w:cs="Times New Roman"/>
                      <w:color w:val="000000"/>
                    </w:rPr>
                  </w:rPrChange>
                </w:rPr>
                <w:t>-0.482*</w:t>
              </w:r>
            </w:ins>
          </w:p>
        </w:tc>
        <w:tc>
          <w:tcPr>
            <w:tcW w:w="1060" w:type="dxa"/>
            <w:shd w:val="clear" w:color="auto" w:fill="auto"/>
            <w:noWrap/>
            <w:vAlign w:val="bottom"/>
            <w:hideMark/>
            <w:tcPrChange w:id="774" w:author="Travis Edward Rooney" w:date="2022-02-27T13:10:00Z">
              <w:tcPr>
                <w:tcW w:w="1060" w:type="dxa"/>
                <w:tcBorders>
                  <w:top w:val="nil"/>
                  <w:left w:val="nil"/>
                  <w:bottom w:val="nil"/>
                  <w:right w:val="nil"/>
                </w:tcBorders>
                <w:shd w:val="clear" w:color="auto" w:fill="auto"/>
                <w:noWrap/>
                <w:vAlign w:val="bottom"/>
                <w:hideMark/>
              </w:tcPr>
            </w:tcPrChange>
          </w:tcPr>
          <w:p w14:paraId="7B5629BD" w14:textId="77777777" w:rsidR="00916A87" w:rsidRPr="00916A87" w:rsidRDefault="00916A87" w:rsidP="00916A87">
            <w:pPr>
              <w:spacing w:after="0" w:line="240" w:lineRule="auto"/>
              <w:rPr>
                <w:ins w:id="775" w:author="Travis Edward Rooney" w:date="2022-02-27T13:09:00Z"/>
                <w:rFonts w:ascii="Times New Roman" w:eastAsia="Times New Roman" w:hAnsi="Times New Roman" w:cs="Times New Roman"/>
                <w:color w:val="000000"/>
                <w:sz w:val="24"/>
                <w:szCs w:val="24"/>
                <w:rPrChange w:id="776" w:author="Travis Edward Rooney" w:date="2022-02-27T13:10:00Z">
                  <w:rPr>
                    <w:ins w:id="777" w:author="Travis Edward Rooney" w:date="2022-02-27T13:09:00Z"/>
                    <w:rFonts w:ascii="Calibri" w:eastAsia="Times New Roman" w:hAnsi="Calibri" w:cs="Times New Roman"/>
                    <w:color w:val="000000"/>
                  </w:rPr>
                </w:rPrChange>
              </w:rPr>
            </w:pPr>
            <w:ins w:id="778" w:author="Travis Edward Rooney" w:date="2022-02-27T13:09:00Z">
              <w:r w:rsidRPr="00916A87">
                <w:rPr>
                  <w:rFonts w:ascii="Times New Roman" w:eastAsia="Times New Roman" w:hAnsi="Times New Roman" w:cs="Times New Roman"/>
                  <w:color w:val="000000"/>
                  <w:sz w:val="24"/>
                  <w:szCs w:val="24"/>
                  <w:rPrChange w:id="779" w:author="Travis Edward Rooney" w:date="2022-02-27T13:10:00Z">
                    <w:rPr>
                      <w:rFonts w:ascii="Calibri" w:eastAsia="Times New Roman" w:hAnsi="Calibri" w:cs="Times New Roman"/>
                      <w:color w:val="000000"/>
                    </w:rPr>
                  </w:rPrChange>
                </w:rPr>
                <w:t>-0.377*</w:t>
              </w:r>
            </w:ins>
          </w:p>
        </w:tc>
      </w:tr>
      <w:tr w:rsidR="00916A87" w:rsidRPr="00916A87" w14:paraId="358DF8FD" w14:textId="77777777" w:rsidTr="00916A87">
        <w:trPr>
          <w:trHeight w:val="300"/>
          <w:ins w:id="780" w:author="Travis Edward Rooney" w:date="2022-02-27T13:09:00Z"/>
          <w:trPrChange w:id="781" w:author="Travis Edward Rooney" w:date="2022-02-27T13:10:00Z">
            <w:trPr>
              <w:trHeight w:val="300"/>
            </w:trPr>
          </w:trPrChange>
        </w:trPr>
        <w:tc>
          <w:tcPr>
            <w:tcW w:w="1445" w:type="dxa"/>
            <w:shd w:val="clear" w:color="auto" w:fill="auto"/>
            <w:noWrap/>
            <w:vAlign w:val="bottom"/>
            <w:hideMark/>
            <w:tcPrChange w:id="782" w:author="Travis Edward Rooney" w:date="2022-02-27T13:10:00Z">
              <w:tcPr>
                <w:tcW w:w="1445" w:type="dxa"/>
                <w:tcBorders>
                  <w:top w:val="nil"/>
                  <w:left w:val="nil"/>
                  <w:bottom w:val="nil"/>
                  <w:right w:val="nil"/>
                </w:tcBorders>
                <w:shd w:val="clear" w:color="auto" w:fill="auto"/>
                <w:noWrap/>
                <w:vAlign w:val="bottom"/>
                <w:hideMark/>
              </w:tcPr>
            </w:tcPrChange>
          </w:tcPr>
          <w:p w14:paraId="7520B9D3" w14:textId="77777777" w:rsidR="00916A87" w:rsidRPr="00916A87" w:rsidRDefault="00916A87" w:rsidP="00916A87">
            <w:pPr>
              <w:spacing w:after="0" w:line="240" w:lineRule="auto"/>
              <w:rPr>
                <w:ins w:id="783" w:author="Travis Edward Rooney" w:date="2022-02-27T13:09:00Z"/>
                <w:rFonts w:ascii="Times New Roman" w:eastAsia="Times New Roman" w:hAnsi="Times New Roman" w:cs="Times New Roman"/>
                <w:color w:val="000000"/>
                <w:sz w:val="24"/>
                <w:szCs w:val="24"/>
                <w:rPrChange w:id="784" w:author="Travis Edward Rooney" w:date="2022-02-27T13:10:00Z">
                  <w:rPr>
                    <w:ins w:id="785" w:author="Travis Edward Rooney" w:date="2022-02-27T13:09:00Z"/>
                    <w:rFonts w:ascii="Calibri" w:eastAsia="Times New Roman" w:hAnsi="Calibri" w:cs="Times New Roman"/>
                    <w:color w:val="000000"/>
                  </w:rPr>
                </w:rPrChange>
              </w:rPr>
            </w:pPr>
            <w:ins w:id="786" w:author="Travis Edward Rooney" w:date="2022-02-27T13:09:00Z">
              <w:r w:rsidRPr="00916A87">
                <w:rPr>
                  <w:rFonts w:ascii="Times New Roman" w:eastAsia="Times New Roman" w:hAnsi="Times New Roman" w:cs="Times New Roman"/>
                  <w:color w:val="000000"/>
                  <w:sz w:val="24"/>
                  <w:szCs w:val="24"/>
                  <w:rPrChange w:id="787" w:author="Travis Edward Rooney" w:date="2022-02-27T13:10:00Z">
                    <w:rPr>
                      <w:rFonts w:ascii="Calibri" w:eastAsia="Times New Roman" w:hAnsi="Calibri" w:cs="Times New Roman"/>
                      <w:color w:val="000000"/>
                    </w:rPr>
                  </w:rPrChange>
                </w:rPr>
                <w:t>DP</w:t>
              </w:r>
            </w:ins>
          </w:p>
        </w:tc>
        <w:tc>
          <w:tcPr>
            <w:tcW w:w="1060" w:type="dxa"/>
            <w:shd w:val="clear" w:color="auto" w:fill="auto"/>
            <w:noWrap/>
            <w:vAlign w:val="bottom"/>
            <w:hideMark/>
            <w:tcPrChange w:id="788" w:author="Travis Edward Rooney" w:date="2022-02-27T13:10:00Z">
              <w:tcPr>
                <w:tcW w:w="1060" w:type="dxa"/>
                <w:tcBorders>
                  <w:top w:val="nil"/>
                  <w:left w:val="nil"/>
                  <w:bottom w:val="nil"/>
                  <w:right w:val="nil"/>
                </w:tcBorders>
                <w:shd w:val="clear" w:color="auto" w:fill="auto"/>
                <w:noWrap/>
                <w:vAlign w:val="bottom"/>
                <w:hideMark/>
              </w:tcPr>
            </w:tcPrChange>
          </w:tcPr>
          <w:p w14:paraId="0385B956" w14:textId="77777777" w:rsidR="00916A87" w:rsidRPr="00916A87" w:rsidRDefault="00916A87" w:rsidP="00916A87">
            <w:pPr>
              <w:spacing w:after="0" w:line="240" w:lineRule="auto"/>
              <w:rPr>
                <w:ins w:id="789" w:author="Travis Edward Rooney" w:date="2022-02-27T13:09:00Z"/>
                <w:rFonts w:ascii="Times New Roman" w:eastAsia="Times New Roman" w:hAnsi="Times New Roman" w:cs="Times New Roman"/>
                <w:color w:val="000000"/>
                <w:sz w:val="24"/>
                <w:szCs w:val="24"/>
                <w:rPrChange w:id="790" w:author="Travis Edward Rooney" w:date="2022-02-27T13:10:00Z">
                  <w:rPr>
                    <w:ins w:id="791" w:author="Travis Edward Rooney" w:date="2022-02-27T13:09:00Z"/>
                    <w:rFonts w:ascii="Calibri" w:eastAsia="Times New Roman" w:hAnsi="Calibri" w:cs="Times New Roman"/>
                    <w:color w:val="000000"/>
                  </w:rPr>
                </w:rPrChange>
              </w:rPr>
            </w:pPr>
            <w:ins w:id="792" w:author="Travis Edward Rooney" w:date="2022-02-27T13:09:00Z">
              <w:r w:rsidRPr="00916A87">
                <w:rPr>
                  <w:rFonts w:ascii="Times New Roman" w:eastAsia="Times New Roman" w:hAnsi="Times New Roman" w:cs="Times New Roman"/>
                  <w:color w:val="000000"/>
                  <w:sz w:val="24"/>
                  <w:szCs w:val="24"/>
                  <w:rPrChange w:id="793" w:author="Travis Edward Rooney" w:date="2022-02-27T13:10:00Z">
                    <w:rPr>
                      <w:rFonts w:ascii="Calibri" w:eastAsia="Times New Roman" w:hAnsi="Calibri" w:cs="Times New Roman"/>
                      <w:color w:val="000000"/>
                    </w:rPr>
                  </w:rPrChange>
                </w:rPr>
                <w:t>0.092</w:t>
              </w:r>
            </w:ins>
          </w:p>
        </w:tc>
        <w:tc>
          <w:tcPr>
            <w:tcW w:w="1060" w:type="dxa"/>
            <w:shd w:val="clear" w:color="auto" w:fill="auto"/>
            <w:noWrap/>
            <w:vAlign w:val="bottom"/>
            <w:hideMark/>
            <w:tcPrChange w:id="794" w:author="Travis Edward Rooney" w:date="2022-02-27T13:10:00Z">
              <w:tcPr>
                <w:tcW w:w="1060" w:type="dxa"/>
                <w:tcBorders>
                  <w:top w:val="nil"/>
                  <w:left w:val="nil"/>
                  <w:bottom w:val="nil"/>
                  <w:right w:val="nil"/>
                </w:tcBorders>
                <w:shd w:val="clear" w:color="auto" w:fill="auto"/>
                <w:noWrap/>
                <w:vAlign w:val="bottom"/>
                <w:hideMark/>
              </w:tcPr>
            </w:tcPrChange>
          </w:tcPr>
          <w:p w14:paraId="3C23B816" w14:textId="77777777" w:rsidR="00916A87" w:rsidRPr="00916A87" w:rsidRDefault="00916A87" w:rsidP="00916A87">
            <w:pPr>
              <w:spacing w:after="0" w:line="240" w:lineRule="auto"/>
              <w:rPr>
                <w:ins w:id="795" w:author="Travis Edward Rooney" w:date="2022-02-27T13:09:00Z"/>
                <w:rFonts w:ascii="Times New Roman" w:eastAsia="Times New Roman" w:hAnsi="Times New Roman" w:cs="Times New Roman"/>
                <w:color w:val="000000"/>
                <w:sz w:val="24"/>
                <w:szCs w:val="24"/>
                <w:rPrChange w:id="796" w:author="Travis Edward Rooney" w:date="2022-02-27T13:10:00Z">
                  <w:rPr>
                    <w:ins w:id="797" w:author="Travis Edward Rooney" w:date="2022-02-27T13:09:00Z"/>
                    <w:rFonts w:ascii="Calibri" w:eastAsia="Times New Roman" w:hAnsi="Calibri" w:cs="Times New Roman"/>
                    <w:color w:val="000000"/>
                  </w:rPr>
                </w:rPrChange>
              </w:rPr>
            </w:pPr>
            <w:ins w:id="798" w:author="Travis Edward Rooney" w:date="2022-02-27T13:09:00Z">
              <w:r w:rsidRPr="00916A87">
                <w:rPr>
                  <w:rFonts w:ascii="Times New Roman" w:eastAsia="Times New Roman" w:hAnsi="Times New Roman" w:cs="Times New Roman"/>
                  <w:color w:val="000000"/>
                  <w:sz w:val="24"/>
                  <w:szCs w:val="24"/>
                  <w:rPrChange w:id="799" w:author="Travis Edward Rooney" w:date="2022-02-27T13:10:00Z">
                    <w:rPr>
                      <w:rFonts w:ascii="Calibri" w:eastAsia="Times New Roman" w:hAnsi="Calibri" w:cs="Times New Roman"/>
                      <w:color w:val="000000"/>
                    </w:rPr>
                  </w:rPrChange>
                </w:rPr>
                <w:t>0.205*</w:t>
              </w:r>
            </w:ins>
          </w:p>
        </w:tc>
        <w:tc>
          <w:tcPr>
            <w:tcW w:w="1060" w:type="dxa"/>
            <w:shd w:val="clear" w:color="auto" w:fill="auto"/>
            <w:noWrap/>
            <w:vAlign w:val="bottom"/>
            <w:hideMark/>
            <w:tcPrChange w:id="800" w:author="Travis Edward Rooney" w:date="2022-02-27T13:10:00Z">
              <w:tcPr>
                <w:tcW w:w="1060" w:type="dxa"/>
                <w:tcBorders>
                  <w:top w:val="nil"/>
                  <w:left w:val="nil"/>
                  <w:bottom w:val="nil"/>
                  <w:right w:val="nil"/>
                </w:tcBorders>
                <w:shd w:val="clear" w:color="auto" w:fill="auto"/>
                <w:noWrap/>
                <w:vAlign w:val="bottom"/>
                <w:hideMark/>
              </w:tcPr>
            </w:tcPrChange>
          </w:tcPr>
          <w:p w14:paraId="415A0566" w14:textId="77777777" w:rsidR="00916A87" w:rsidRPr="00916A87" w:rsidRDefault="00916A87" w:rsidP="00916A87">
            <w:pPr>
              <w:spacing w:after="0" w:line="240" w:lineRule="auto"/>
              <w:rPr>
                <w:ins w:id="801" w:author="Travis Edward Rooney" w:date="2022-02-27T13:09:00Z"/>
                <w:rFonts w:ascii="Times New Roman" w:eastAsia="Times New Roman" w:hAnsi="Times New Roman" w:cs="Times New Roman"/>
                <w:color w:val="000000"/>
                <w:sz w:val="24"/>
                <w:szCs w:val="24"/>
                <w:rPrChange w:id="802" w:author="Travis Edward Rooney" w:date="2022-02-27T13:10:00Z">
                  <w:rPr>
                    <w:ins w:id="803" w:author="Travis Edward Rooney" w:date="2022-02-27T13:09:00Z"/>
                    <w:rFonts w:ascii="Calibri" w:eastAsia="Times New Roman" w:hAnsi="Calibri" w:cs="Times New Roman"/>
                    <w:color w:val="000000"/>
                  </w:rPr>
                </w:rPrChange>
              </w:rPr>
            </w:pPr>
            <w:ins w:id="804" w:author="Travis Edward Rooney" w:date="2022-02-27T13:09:00Z">
              <w:r w:rsidRPr="00916A87">
                <w:rPr>
                  <w:rFonts w:ascii="Times New Roman" w:eastAsia="Times New Roman" w:hAnsi="Times New Roman" w:cs="Times New Roman"/>
                  <w:color w:val="000000"/>
                  <w:sz w:val="24"/>
                  <w:szCs w:val="24"/>
                  <w:rPrChange w:id="805" w:author="Travis Edward Rooney" w:date="2022-02-27T13:10:00Z">
                    <w:rPr>
                      <w:rFonts w:ascii="Calibri" w:eastAsia="Times New Roman" w:hAnsi="Calibri" w:cs="Times New Roman"/>
                      <w:color w:val="000000"/>
                    </w:rPr>
                  </w:rPrChange>
                </w:rPr>
                <w:t>0.134</w:t>
              </w:r>
            </w:ins>
          </w:p>
        </w:tc>
      </w:tr>
      <w:tr w:rsidR="00916A87" w:rsidRPr="00916A87" w14:paraId="56B2B1A5" w14:textId="77777777" w:rsidTr="00916A87">
        <w:trPr>
          <w:trHeight w:val="300"/>
          <w:ins w:id="806" w:author="Travis Edward Rooney" w:date="2022-02-27T13:09:00Z"/>
          <w:trPrChange w:id="807" w:author="Travis Edward Rooney" w:date="2022-02-27T13:10:00Z">
            <w:trPr>
              <w:trHeight w:val="300"/>
            </w:trPr>
          </w:trPrChange>
        </w:trPr>
        <w:tc>
          <w:tcPr>
            <w:tcW w:w="1445" w:type="dxa"/>
            <w:shd w:val="clear" w:color="auto" w:fill="auto"/>
            <w:noWrap/>
            <w:vAlign w:val="bottom"/>
            <w:hideMark/>
            <w:tcPrChange w:id="808" w:author="Travis Edward Rooney" w:date="2022-02-27T13:10:00Z">
              <w:tcPr>
                <w:tcW w:w="1445" w:type="dxa"/>
                <w:tcBorders>
                  <w:top w:val="nil"/>
                  <w:left w:val="nil"/>
                  <w:bottom w:val="nil"/>
                  <w:right w:val="nil"/>
                </w:tcBorders>
                <w:shd w:val="clear" w:color="auto" w:fill="auto"/>
                <w:noWrap/>
                <w:vAlign w:val="bottom"/>
                <w:hideMark/>
              </w:tcPr>
            </w:tcPrChange>
          </w:tcPr>
          <w:p w14:paraId="2295E112" w14:textId="77777777" w:rsidR="00916A87" w:rsidRPr="00916A87" w:rsidRDefault="00916A87" w:rsidP="00916A87">
            <w:pPr>
              <w:spacing w:after="0" w:line="240" w:lineRule="auto"/>
              <w:rPr>
                <w:ins w:id="809" w:author="Travis Edward Rooney" w:date="2022-02-27T13:09:00Z"/>
                <w:rFonts w:ascii="Times New Roman" w:eastAsia="Times New Roman" w:hAnsi="Times New Roman" w:cs="Times New Roman"/>
                <w:color w:val="000000"/>
                <w:sz w:val="24"/>
                <w:szCs w:val="24"/>
                <w:rPrChange w:id="810" w:author="Travis Edward Rooney" w:date="2022-02-27T13:10:00Z">
                  <w:rPr>
                    <w:ins w:id="811" w:author="Travis Edward Rooney" w:date="2022-02-27T13:09:00Z"/>
                    <w:rFonts w:ascii="Calibri" w:eastAsia="Times New Roman" w:hAnsi="Calibri" w:cs="Times New Roman"/>
                    <w:color w:val="000000"/>
                  </w:rPr>
                </w:rPrChange>
              </w:rPr>
            </w:pPr>
            <w:ins w:id="812" w:author="Travis Edward Rooney" w:date="2022-02-27T13:09:00Z">
              <w:r w:rsidRPr="00916A87">
                <w:rPr>
                  <w:rFonts w:ascii="Times New Roman" w:eastAsia="Times New Roman" w:hAnsi="Times New Roman" w:cs="Times New Roman"/>
                  <w:color w:val="000000"/>
                  <w:sz w:val="24"/>
                  <w:szCs w:val="24"/>
                  <w:rPrChange w:id="813" w:author="Travis Edward Rooney" w:date="2022-02-27T13:10:00Z">
                    <w:rPr>
                      <w:rFonts w:ascii="Calibri" w:eastAsia="Times New Roman" w:hAnsi="Calibri" w:cs="Times New Roman"/>
                      <w:color w:val="000000"/>
                    </w:rPr>
                  </w:rPrChange>
                </w:rPr>
                <w:t>FAN</w:t>
              </w:r>
            </w:ins>
          </w:p>
        </w:tc>
        <w:tc>
          <w:tcPr>
            <w:tcW w:w="1060" w:type="dxa"/>
            <w:shd w:val="clear" w:color="auto" w:fill="auto"/>
            <w:noWrap/>
            <w:vAlign w:val="bottom"/>
            <w:hideMark/>
            <w:tcPrChange w:id="814" w:author="Travis Edward Rooney" w:date="2022-02-27T13:10:00Z">
              <w:tcPr>
                <w:tcW w:w="1060" w:type="dxa"/>
                <w:tcBorders>
                  <w:top w:val="nil"/>
                  <w:left w:val="nil"/>
                  <w:bottom w:val="nil"/>
                  <w:right w:val="nil"/>
                </w:tcBorders>
                <w:shd w:val="clear" w:color="auto" w:fill="auto"/>
                <w:noWrap/>
                <w:vAlign w:val="bottom"/>
                <w:hideMark/>
              </w:tcPr>
            </w:tcPrChange>
          </w:tcPr>
          <w:p w14:paraId="6AE83D3D" w14:textId="77777777" w:rsidR="00916A87" w:rsidRPr="00916A87" w:rsidRDefault="00916A87" w:rsidP="00916A87">
            <w:pPr>
              <w:spacing w:after="0" w:line="240" w:lineRule="auto"/>
              <w:rPr>
                <w:ins w:id="815" w:author="Travis Edward Rooney" w:date="2022-02-27T13:09:00Z"/>
                <w:rFonts w:ascii="Times New Roman" w:eastAsia="Times New Roman" w:hAnsi="Times New Roman" w:cs="Times New Roman"/>
                <w:color w:val="000000"/>
                <w:sz w:val="24"/>
                <w:szCs w:val="24"/>
                <w:rPrChange w:id="816" w:author="Travis Edward Rooney" w:date="2022-02-27T13:10:00Z">
                  <w:rPr>
                    <w:ins w:id="817" w:author="Travis Edward Rooney" w:date="2022-02-27T13:09:00Z"/>
                    <w:rFonts w:ascii="Calibri" w:eastAsia="Times New Roman" w:hAnsi="Calibri" w:cs="Times New Roman"/>
                    <w:color w:val="000000"/>
                  </w:rPr>
                </w:rPrChange>
              </w:rPr>
            </w:pPr>
            <w:ins w:id="818" w:author="Travis Edward Rooney" w:date="2022-02-27T13:09:00Z">
              <w:r w:rsidRPr="00916A87">
                <w:rPr>
                  <w:rFonts w:ascii="Times New Roman" w:eastAsia="Times New Roman" w:hAnsi="Times New Roman" w:cs="Times New Roman"/>
                  <w:color w:val="000000"/>
                  <w:sz w:val="24"/>
                  <w:szCs w:val="24"/>
                  <w:rPrChange w:id="819" w:author="Travis Edward Rooney" w:date="2022-02-27T13:10:00Z">
                    <w:rPr>
                      <w:rFonts w:ascii="Calibri" w:eastAsia="Times New Roman" w:hAnsi="Calibri" w:cs="Times New Roman"/>
                      <w:color w:val="000000"/>
                    </w:rPr>
                  </w:rPrChange>
                </w:rPr>
                <w:t>0.906*</w:t>
              </w:r>
            </w:ins>
          </w:p>
        </w:tc>
        <w:tc>
          <w:tcPr>
            <w:tcW w:w="1060" w:type="dxa"/>
            <w:shd w:val="clear" w:color="auto" w:fill="auto"/>
            <w:noWrap/>
            <w:vAlign w:val="bottom"/>
            <w:hideMark/>
            <w:tcPrChange w:id="820" w:author="Travis Edward Rooney" w:date="2022-02-27T13:10:00Z">
              <w:tcPr>
                <w:tcW w:w="1060" w:type="dxa"/>
                <w:tcBorders>
                  <w:top w:val="nil"/>
                  <w:left w:val="nil"/>
                  <w:bottom w:val="nil"/>
                  <w:right w:val="nil"/>
                </w:tcBorders>
                <w:shd w:val="clear" w:color="auto" w:fill="auto"/>
                <w:noWrap/>
                <w:vAlign w:val="bottom"/>
                <w:hideMark/>
              </w:tcPr>
            </w:tcPrChange>
          </w:tcPr>
          <w:p w14:paraId="6A8234DC" w14:textId="77777777" w:rsidR="00916A87" w:rsidRPr="00916A87" w:rsidRDefault="00916A87" w:rsidP="00916A87">
            <w:pPr>
              <w:spacing w:after="0" w:line="240" w:lineRule="auto"/>
              <w:rPr>
                <w:ins w:id="821" w:author="Travis Edward Rooney" w:date="2022-02-27T13:09:00Z"/>
                <w:rFonts w:ascii="Times New Roman" w:eastAsia="Times New Roman" w:hAnsi="Times New Roman" w:cs="Times New Roman"/>
                <w:color w:val="000000"/>
                <w:sz w:val="24"/>
                <w:szCs w:val="24"/>
                <w:rPrChange w:id="822" w:author="Travis Edward Rooney" w:date="2022-02-27T13:10:00Z">
                  <w:rPr>
                    <w:ins w:id="823" w:author="Travis Edward Rooney" w:date="2022-02-27T13:09:00Z"/>
                    <w:rFonts w:ascii="Calibri" w:eastAsia="Times New Roman" w:hAnsi="Calibri" w:cs="Times New Roman"/>
                    <w:color w:val="000000"/>
                  </w:rPr>
                </w:rPrChange>
              </w:rPr>
            </w:pPr>
            <w:ins w:id="824" w:author="Travis Edward Rooney" w:date="2022-02-27T13:09:00Z">
              <w:r w:rsidRPr="00916A87">
                <w:rPr>
                  <w:rFonts w:ascii="Times New Roman" w:eastAsia="Times New Roman" w:hAnsi="Times New Roman" w:cs="Times New Roman"/>
                  <w:color w:val="000000"/>
                  <w:sz w:val="24"/>
                  <w:szCs w:val="24"/>
                  <w:rPrChange w:id="825" w:author="Travis Edward Rooney" w:date="2022-02-27T13:10:00Z">
                    <w:rPr>
                      <w:rFonts w:ascii="Calibri" w:eastAsia="Times New Roman" w:hAnsi="Calibri" w:cs="Times New Roman"/>
                      <w:color w:val="000000"/>
                    </w:rPr>
                  </w:rPrChange>
                </w:rPr>
                <w:t>0.763*</w:t>
              </w:r>
            </w:ins>
          </w:p>
        </w:tc>
        <w:tc>
          <w:tcPr>
            <w:tcW w:w="1060" w:type="dxa"/>
            <w:shd w:val="clear" w:color="auto" w:fill="auto"/>
            <w:noWrap/>
            <w:vAlign w:val="bottom"/>
            <w:hideMark/>
            <w:tcPrChange w:id="826" w:author="Travis Edward Rooney" w:date="2022-02-27T13:10:00Z">
              <w:tcPr>
                <w:tcW w:w="1060" w:type="dxa"/>
                <w:tcBorders>
                  <w:top w:val="nil"/>
                  <w:left w:val="nil"/>
                  <w:bottom w:val="nil"/>
                  <w:right w:val="nil"/>
                </w:tcBorders>
                <w:shd w:val="clear" w:color="auto" w:fill="auto"/>
                <w:noWrap/>
                <w:vAlign w:val="bottom"/>
                <w:hideMark/>
              </w:tcPr>
            </w:tcPrChange>
          </w:tcPr>
          <w:p w14:paraId="2032C4C0" w14:textId="77777777" w:rsidR="00916A87" w:rsidRPr="00916A87" w:rsidRDefault="00916A87" w:rsidP="00916A87">
            <w:pPr>
              <w:spacing w:after="0" w:line="240" w:lineRule="auto"/>
              <w:rPr>
                <w:ins w:id="827" w:author="Travis Edward Rooney" w:date="2022-02-27T13:09:00Z"/>
                <w:rFonts w:ascii="Times New Roman" w:eastAsia="Times New Roman" w:hAnsi="Times New Roman" w:cs="Times New Roman"/>
                <w:color w:val="000000"/>
                <w:sz w:val="24"/>
                <w:szCs w:val="24"/>
                <w:rPrChange w:id="828" w:author="Travis Edward Rooney" w:date="2022-02-27T13:10:00Z">
                  <w:rPr>
                    <w:ins w:id="829" w:author="Travis Edward Rooney" w:date="2022-02-27T13:09:00Z"/>
                    <w:rFonts w:ascii="Calibri" w:eastAsia="Times New Roman" w:hAnsi="Calibri" w:cs="Times New Roman"/>
                    <w:color w:val="000000"/>
                  </w:rPr>
                </w:rPrChange>
              </w:rPr>
            </w:pPr>
            <w:ins w:id="830" w:author="Travis Edward Rooney" w:date="2022-02-27T13:09:00Z">
              <w:r w:rsidRPr="00916A87">
                <w:rPr>
                  <w:rFonts w:ascii="Times New Roman" w:eastAsia="Times New Roman" w:hAnsi="Times New Roman" w:cs="Times New Roman"/>
                  <w:color w:val="000000"/>
                  <w:sz w:val="24"/>
                  <w:szCs w:val="24"/>
                  <w:rPrChange w:id="831" w:author="Travis Edward Rooney" w:date="2022-02-27T13:10:00Z">
                    <w:rPr>
                      <w:rFonts w:ascii="Calibri" w:eastAsia="Times New Roman" w:hAnsi="Calibri" w:cs="Times New Roman"/>
                      <w:color w:val="000000"/>
                    </w:rPr>
                  </w:rPrChange>
                </w:rPr>
                <w:t>0.603*</w:t>
              </w:r>
            </w:ins>
          </w:p>
        </w:tc>
      </w:tr>
      <w:tr w:rsidR="00916A87" w:rsidRPr="00916A87" w14:paraId="7EFA572D" w14:textId="77777777" w:rsidTr="00916A87">
        <w:trPr>
          <w:trHeight w:val="300"/>
          <w:ins w:id="832" w:author="Travis Edward Rooney" w:date="2022-02-27T13:09:00Z"/>
          <w:trPrChange w:id="833" w:author="Travis Edward Rooney" w:date="2022-02-27T13:10:00Z">
            <w:trPr>
              <w:trHeight w:val="300"/>
            </w:trPr>
          </w:trPrChange>
        </w:trPr>
        <w:tc>
          <w:tcPr>
            <w:tcW w:w="1445" w:type="dxa"/>
            <w:shd w:val="clear" w:color="auto" w:fill="auto"/>
            <w:noWrap/>
            <w:vAlign w:val="bottom"/>
            <w:hideMark/>
            <w:tcPrChange w:id="834" w:author="Travis Edward Rooney" w:date="2022-02-27T13:10:00Z">
              <w:tcPr>
                <w:tcW w:w="1445" w:type="dxa"/>
                <w:tcBorders>
                  <w:top w:val="nil"/>
                  <w:left w:val="nil"/>
                  <w:bottom w:val="nil"/>
                  <w:right w:val="nil"/>
                </w:tcBorders>
                <w:shd w:val="clear" w:color="auto" w:fill="auto"/>
                <w:noWrap/>
                <w:vAlign w:val="bottom"/>
                <w:hideMark/>
              </w:tcPr>
            </w:tcPrChange>
          </w:tcPr>
          <w:p w14:paraId="2055F41D" w14:textId="77777777" w:rsidR="00916A87" w:rsidRPr="00916A87" w:rsidRDefault="00916A87" w:rsidP="00916A87">
            <w:pPr>
              <w:spacing w:after="0" w:line="240" w:lineRule="auto"/>
              <w:rPr>
                <w:ins w:id="835" w:author="Travis Edward Rooney" w:date="2022-02-27T13:09:00Z"/>
                <w:rFonts w:ascii="Times New Roman" w:eastAsia="Times New Roman" w:hAnsi="Times New Roman" w:cs="Times New Roman"/>
                <w:color w:val="000000"/>
                <w:sz w:val="24"/>
                <w:szCs w:val="24"/>
                <w:rPrChange w:id="836" w:author="Travis Edward Rooney" w:date="2022-02-27T13:10:00Z">
                  <w:rPr>
                    <w:ins w:id="837" w:author="Travis Edward Rooney" w:date="2022-02-27T13:09:00Z"/>
                    <w:rFonts w:ascii="Calibri" w:eastAsia="Times New Roman" w:hAnsi="Calibri" w:cs="Times New Roman"/>
                    <w:color w:val="000000"/>
                  </w:rPr>
                </w:rPrChange>
              </w:rPr>
            </w:pPr>
            <w:ins w:id="838" w:author="Travis Edward Rooney" w:date="2022-02-27T13:09:00Z">
              <w:r w:rsidRPr="00916A87">
                <w:rPr>
                  <w:rFonts w:ascii="Times New Roman" w:eastAsia="Times New Roman" w:hAnsi="Times New Roman" w:cs="Times New Roman"/>
                  <w:color w:val="000000"/>
                  <w:sz w:val="24"/>
                  <w:szCs w:val="24"/>
                  <w:rPrChange w:id="839" w:author="Travis Edward Rooney" w:date="2022-02-27T13:10:00Z">
                    <w:rPr>
                      <w:rFonts w:ascii="Calibri" w:eastAsia="Times New Roman" w:hAnsi="Calibri" w:cs="Times New Roman"/>
                      <w:color w:val="000000"/>
                    </w:rPr>
                  </w:rPrChange>
                </w:rPr>
                <w:t>ME</w:t>
              </w:r>
            </w:ins>
          </w:p>
        </w:tc>
        <w:tc>
          <w:tcPr>
            <w:tcW w:w="1060" w:type="dxa"/>
            <w:shd w:val="clear" w:color="auto" w:fill="auto"/>
            <w:noWrap/>
            <w:vAlign w:val="bottom"/>
            <w:hideMark/>
            <w:tcPrChange w:id="840" w:author="Travis Edward Rooney" w:date="2022-02-27T13:10:00Z">
              <w:tcPr>
                <w:tcW w:w="1060" w:type="dxa"/>
                <w:tcBorders>
                  <w:top w:val="nil"/>
                  <w:left w:val="nil"/>
                  <w:bottom w:val="nil"/>
                  <w:right w:val="nil"/>
                </w:tcBorders>
                <w:shd w:val="clear" w:color="auto" w:fill="auto"/>
                <w:noWrap/>
                <w:vAlign w:val="bottom"/>
                <w:hideMark/>
              </w:tcPr>
            </w:tcPrChange>
          </w:tcPr>
          <w:p w14:paraId="1C82C8F7" w14:textId="77777777" w:rsidR="00916A87" w:rsidRPr="00916A87" w:rsidRDefault="00916A87" w:rsidP="00916A87">
            <w:pPr>
              <w:spacing w:after="0" w:line="240" w:lineRule="auto"/>
              <w:rPr>
                <w:ins w:id="841" w:author="Travis Edward Rooney" w:date="2022-02-27T13:09:00Z"/>
                <w:rFonts w:ascii="Times New Roman" w:eastAsia="Times New Roman" w:hAnsi="Times New Roman" w:cs="Times New Roman"/>
                <w:color w:val="000000"/>
                <w:sz w:val="24"/>
                <w:szCs w:val="24"/>
                <w:rPrChange w:id="842" w:author="Travis Edward Rooney" w:date="2022-02-27T13:10:00Z">
                  <w:rPr>
                    <w:ins w:id="843" w:author="Travis Edward Rooney" w:date="2022-02-27T13:09:00Z"/>
                    <w:rFonts w:ascii="Calibri" w:eastAsia="Times New Roman" w:hAnsi="Calibri" w:cs="Times New Roman"/>
                    <w:color w:val="000000"/>
                  </w:rPr>
                </w:rPrChange>
              </w:rPr>
            </w:pPr>
            <w:ins w:id="844" w:author="Travis Edward Rooney" w:date="2022-02-27T13:09:00Z">
              <w:r w:rsidRPr="00916A87">
                <w:rPr>
                  <w:rFonts w:ascii="Times New Roman" w:eastAsia="Times New Roman" w:hAnsi="Times New Roman" w:cs="Times New Roman"/>
                  <w:color w:val="000000"/>
                  <w:sz w:val="24"/>
                  <w:szCs w:val="24"/>
                  <w:rPrChange w:id="845" w:author="Travis Edward Rooney" w:date="2022-02-27T13:10:00Z">
                    <w:rPr>
                      <w:rFonts w:ascii="Calibri" w:eastAsia="Times New Roman" w:hAnsi="Calibri" w:cs="Times New Roman"/>
                      <w:color w:val="000000"/>
                    </w:rPr>
                  </w:rPrChange>
                </w:rPr>
                <w:t>0.309*</w:t>
              </w:r>
            </w:ins>
          </w:p>
        </w:tc>
        <w:tc>
          <w:tcPr>
            <w:tcW w:w="1060" w:type="dxa"/>
            <w:shd w:val="clear" w:color="auto" w:fill="auto"/>
            <w:noWrap/>
            <w:vAlign w:val="bottom"/>
            <w:hideMark/>
            <w:tcPrChange w:id="846" w:author="Travis Edward Rooney" w:date="2022-02-27T13:10:00Z">
              <w:tcPr>
                <w:tcW w:w="1060" w:type="dxa"/>
                <w:tcBorders>
                  <w:top w:val="nil"/>
                  <w:left w:val="nil"/>
                  <w:bottom w:val="nil"/>
                  <w:right w:val="nil"/>
                </w:tcBorders>
                <w:shd w:val="clear" w:color="auto" w:fill="auto"/>
                <w:noWrap/>
                <w:vAlign w:val="bottom"/>
                <w:hideMark/>
              </w:tcPr>
            </w:tcPrChange>
          </w:tcPr>
          <w:p w14:paraId="606469B2" w14:textId="77777777" w:rsidR="00916A87" w:rsidRPr="00916A87" w:rsidRDefault="00916A87" w:rsidP="00916A87">
            <w:pPr>
              <w:spacing w:after="0" w:line="240" w:lineRule="auto"/>
              <w:rPr>
                <w:ins w:id="847" w:author="Travis Edward Rooney" w:date="2022-02-27T13:09:00Z"/>
                <w:rFonts w:ascii="Times New Roman" w:eastAsia="Times New Roman" w:hAnsi="Times New Roman" w:cs="Times New Roman"/>
                <w:color w:val="000000"/>
                <w:sz w:val="24"/>
                <w:szCs w:val="24"/>
                <w:rPrChange w:id="848" w:author="Travis Edward Rooney" w:date="2022-02-27T13:10:00Z">
                  <w:rPr>
                    <w:ins w:id="849" w:author="Travis Edward Rooney" w:date="2022-02-27T13:09:00Z"/>
                    <w:rFonts w:ascii="Calibri" w:eastAsia="Times New Roman" w:hAnsi="Calibri" w:cs="Times New Roman"/>
                    <w:color w:val="000000"/>
                  </w:rPr>
                </w:rPrChange>
              </w:rPr>
            </w:pPr>
            <w:ins w:id="850" w:author="Travis Edward Rooney" w:date="2022-02-27T13:09:00Z">
              <w:r w:rsidRPr="00916A87">
                <w:rPr>
                  <w:rFonts w:ascii="Times New Roman" w:eastAsia="Times New Roman" w:hAnsi="Times New Roman" w:cs="Times New Roman"/>
                  <w:color w:val="000000"/>
                  <w:sz w:val="24"/>
                  <w:szCs w:val="24"/>
                  <w:rPrChange w:id="851" w:author="Travis Edward Rooney" w:date="2022-02-27T13:10:00Z">
                    <w:rPr>
                      <w:rFonts w:ascii="Calibri" w:eastAsia="Times New Roman" w:hAnsi="Calibri" w:cs="Times New Roman"/>
                      <w:color w:val="000000"/>
                    </w:rPr>
                  </w:rPrChange>
                </w:rPr>
                <w:t>0.391*</w:t>
              </w:r>
            </w:ins>
          </w:p>
        </w:tc>
        <w:tc>
          <w:tcPr>
            <w:tcW w:w="1060" w:type="dxa"/>
            <w:shd w:val="clear" w:color="auto" w:fill="auto"/>
            <w:noWrap/>
            <w:vAlign w:val="bottom"/>
            <w:hideMark/>
            <w:tcPrChange w:id="852" w:author="Travis Edward Rooney" w:date="2022-02-27T13:10:00Z">
              <w:tcPr>
                <w:tcW w:w="1060" w:type="dxa"/>
                <w:tcBorders>
                  <w:top w:val="nil"/>
                  <w:left w:val="nil"/>
                  <w:bottom w:val="nil"/>
                  <w:right w:val="nil"/>
                </w:tcBorders>
                <w:shd w:val="clear" w:color="auto" w:fill="auto"/>
                <w:noWrap/>
                <w:vAlign w:val="bottom"/>
                <w:hideMark/>
              </w:tcPr>
            </w:tcPrChange>
          </w:tcPr>
          <w:p w14:paraId="0737B3D3" w14:textId="77777777" w:rsidR="00916A87" w:rsidRPr="00916A87" w:rsidRDefault="00916A87" w:rsidP="00916A87">
            <w:pPr>
              <w:spacing w:after="0" w:line="240" w:lineRule="auto"/>
              <w:rPr>
                <w:ins w:id="853" w:author="Travis Edward Rooney" w:date="2022-02-27T13:09:00Z"/>
                <w:rFonts w:ascii="Times New Roman" w:eastAsia="Times New Roman" w:hAnsi="Times New Roman" w:cs="Times New Roman"/>
                <w:color w:val="000000"/>
                <w:sz w:val="24"/>
                <w:szCs w:val="24"/>
                <w:rPrChange w:id="854" w:author="Travis Edward Rooney" w:date="2022-02-27T13:10:00Z">
                  <w:rPr>
                    <w:ins w:id="855" w:author="Travis Edward Rooney" w:date="2022-02-27T13:09:00Z"/>
                    <w:rFonts w:ascii="Calibri" w:eastAsia="Times New Roman" w:hAnsi="Calibri" w:cs="Times New Roman"/>
                    <w:color w:val="000000"/>
                  </w:rPr>
                </w:rPrChange>
              </w:rPr>
            </w:pPr>
            <w:ins w:id="856" w:author="Travis Edward Rooney" w:date="2022-02-27T13:09:00Z">
              <w:r w:rsidRPr="00916A87">
                <w:rPr>
                  <w:rFonts w:ascii="Times New Roman" w:eastAsia="Times New Roman" w:hAnsi="Times New Roman" w:cs="Times New Roman"/>
                  <w:color w:val="000000"/>
                  <w:sz w:val="24"/>
                  <w:szCs w:val="24"/>
                  <w:rPrChange w:id="857" w:author="Travis Edward Rooney" w:date="2022-02-27T13:10:00Z">
                    <w:rPr>
                      <w:rFonts w:ascii="Calibri" w:eastAsia="Times New Roman" w:hAnsi="Calibri" w:cs="Times New Roman"/>
                      <w:color w:val="000000"/>
                    </w:rPr>
                  </w:rPrChange>
                </w:rPr>
                <w:t>0.225</w:t>
              </w:r>
            </w:ins>
          </w:p>
        </w:tc>
      </w:tr>
      <w:tr w:rsidR="00916A87" w:rsidRPr="00916A87" w14:paraId="1B4D2237" w14:textId="77777777" w:rsidTr="00916A87">
        <w:trPr>
          <w:trHeight w:val="300"/>
          <w:ins w:id="858" w:author="Travis Edward Rooney" w:date="2022-02-27T13:09:00Z"/>
          <w:trPrChange w:id="859" w:author="Travis Edward Rooney" w:date="2022-02-27T13:10:00Z">
            <w:trPr>
              <w:trHeight w:val="300"/>
            </w:trPr>
          </w:trPrChange>
        </w:trPr>
        <w:tc>
          <w:tcPr>
            <w:tcW w:w="1445" w:type="dxa"/>
            <w:shd w:val="clear" w:color="auto" w:fill="auto"/>
            <w:noWrap/>
            <w:vAlign w:val="bottom"/>
            <w:hideMark/>
            <w:tcPrChange w:id="860" w:author="Travis Edward Rooney" w:date="2022-02-27T13:10:00Z">
              <w:tcPr>
                <w:tcW w:w="1445" w:type="dxa"/>
                <w:tcBorders>
                  <w:top w:val="nil"/>
                  <w:left w:val="nil"/>
                  <w:bottom w:val="nil"/>
                  <w:right w:val="nil"/>
                </w:tcBorders>
                <w:shd w:val="clear" w:color="auto" w:fill="auto"/>
                <w:noWrap/>
                <w:vAlign w:val="bottom"/>
                <w:hideMark/>
              </w:tcPr>
            </w:tcPrChange>
          </w:tcPr>
          <w:p w14:paraId="14BA0875" w14:textId="77777777" w:rsidR="00916A87" w:rsidRPr="00916A87" w:rsidRDefault="00916A87" w:rsidP="00916A87">
            <w:pPr>
              <w:spacing w:after="0" w:line="240" w:lineRule="auto"/>
              <w:rPr>
                <w:ins w:id="861" w:author="Travis Edward Rooney" w:date="2022-02-27T13:09:00Z"/>
                <w:rFonts w:ascii="Times New Roman" w:eastAsia="Times New Roman" w:hAnsi="Times New Roman" w:cs="Times New Roman"/>
                <w:color w:val="000000"/>
                <w:sz w:val="24"/>
                <w:szCs w:val="24"/>
                <w:rPrChange w:id="862" w:author="Travis Edward Rooney" w:date="2022-02-27T13:10:00Z">
                  <w:rPr>
                    <w:ins w:id="863" w:author="Travis Edward Rooney" w:date="2022-02-27T13:09:00Z"/>
                    <w:rFonts w:ascii="Calibri" w:eastAsia="Times New Roman" w:hAnsi="Calibri" w:cs="Times New Roman"/>
                    <w:color w:val="000000"/>
                  </w:rPr>
                </w:rPrChange>
              </w:rPr>
            </w:pPr>
            <w:ins w:id="864" w:author="Travis Edward Rooney" w:date="2022-02-27T13:09:00Z">
              <w:r w:rsidRPr="00916A87">
                <w:rPr>
                  <w:rFonts w:ascii="Times New Roman" w:eastAsia="Times New Roman" w:hAnsi="Times New Roman" w:cs="Times New Roman"/>
                  <w:color w:val="000000"/>
                  <w:sz w:val="24"/>
                  <w:szCs w:val="24"/>
                  <w:rPrChange w:id="865" w:author="Travis Edward Rooney" w:date="2022-02-27T13:10:00Z">
                    <w:rPr>
                      <w:rFonts w:ascii="Calibri" w:eastAsia="Times New Roman" w:hAnsi="Calibri" w:cs="Times New Roman"/>
                      <w:color w:val="000000"/>
                    </w:rPr>
                  </w:rPrChange>
                </w:rPr>
                <w:t>SP</w:t>
              </w:r>
            </w:ins>
          </w:p>
        </w:tc>
        <w:tc>
          <w:tcPr>
            <w:tcW w:w="1060" w:type="dxa"/>
            <w:shd w:val="clear" w:color="auto" w:fill="auto"/>
            <w:noWrap/>
            <w:vAlign w:val="bottom"/>
            <w:hideMark/>
            <w:tcPrChange w:id="866" w:author="Travis Edward Rooney" w:date="2022-02-27T13:10:00Z">
              <w:tcPr>
                <w:tcW w:w="1060" w:type="dxa"/>
                <w:tcBorders>
                  <w:top w:val="nil"/>
                  <w:left w:val="nil"/>
                  <w:bottom w:val="nil"/>
                  <w:right w:val="nil"/>
                </w:tcBorders>
                <w:shd w:val="clear" w:color="auto" w:fill="auto"/>
                <w:noWrap/>
                <w:vAlign w:val="bottom"/>
                <w:hideMark/>
              </w:tcPr>
            </w:tcPrChange>
          </w:tcPr>
          <w:p w14:paraId="3FE31C1D" w14:textId="77777777" w:rsidR="00916A87" w:rsidRPr="00916A87" w:rsidRDefault="00916A87" w:rsidP="00916A87">
            <w:pPr>
              <w:spacing w:after="0" w:line="240" w:lineRule="auto"/>
              <w:rPr>
                <w:ins w:id="867" w:author="Travis Edward Rooney" w:date="2022-02-27T13:09:00Z"/>
                <w:rFonts w:ascii="Times New Roman" w:eastAsia="Times New Roman" w:hAnsi="Times New Roman" w:cs="Times New Roman"/>
                <w:color w:val="000000"/>
                <w:sz w:val="24"/>
                <w:szCs w:val="24"/>
                <w:rPrChange w:id="868" w:author="Travis Edward Rooney" w:date="2022-02-27T13:10:00Z">
                  <w:rPr>
                    <w:ins w:id="869" w:author="Travis Edward Rooney" w:date="2022-02-27T13:09:00Z"/>
                    <w:rFonts w:ascii="Calibri" w:eastAsia="Times New Roman" w:hAnsi="Calibri" w:cs="Times New Roman"/>
                    <w:color w:val="000000"/>
                  </w:rPr>
                </w:rPrChange>
              </w:rPr>
            </w:pPr>
            <w:ins w:id="870" w:author="Travis Edward Rooney" w:date="2022-02-27T13:09:00Z">
              <w:r w:rsidRPr="00916A87">
                <w:rPr>
                  <w:rFonts w:ascii="Times New Roman" w:eastAsia="Times New Roman" w:hAnsi="Times New Roman" w:cs="Times New Roman"/>
                  <w:color w:val="000000"/>
                  <w:sz w:val="24"/>
                  <w:szCs w:val="24"/>
                  <w:rPrChange w:id="871" w:author="Travis Edward Rooney" w:date="2022-02-27T13:10:00Z">
                    <w:rPr>
                      <w:rFonts w:ascii="Calibri" w:eastAsia="Times New Roman" w:hAnsi="Calibri" w:cs="Times New Roman"/>
                      <w:color w:val="000000"/>
                    </w:rPr>
                  </w:rPrChange>
                </w:rPr>
                <w:t>0.771*</w:t>
              </w:r>
            </w:ins>
          </w:p>
        </w:tc>
        <w:tc>
          <w:tcPr>
            <w:tcW w:w="1060" w:type="dxa"/>
            <w:shd w:val="clear" w:color="auto" w:fill="auto"/>
            <w:noWrap/>
            <w:vAlign w:val="bottom"/>
            <w:hideMark/>
            <w:tcPrChange w:id="872" w:author="Travis Edward Rooney" w:date="2022-02-27T13:10:00Z">
              <w:tcPr>
                <w:tcW w:w="1060" w:type="dxa"/>
                <w:tcBorders>
                  <w:top w:val="nil"/>
                  <w:left w:val="nil"/>
                  <w:bottom w:val="nil"/>
                  <w:right w:val="nil"/>
                </w:tcBorders>
                <w:shd w:val="clear" w:color="auto" w:fill="auto"/>
                <w:noWrap/>
                <w:vAlign w:val="bottom"/>
                <w:hideMark/>
              </w:tcPr>
            </w:tcPrChange>
          </w:tcPr>
          <w:p w14:paraId="06BA5370" w14:textId="77777777" w:rsidR="00916A87" w:rsidRPr="00916A87" w:rsidRDefault="00916A87" w:rsidP="00916A87">
            <w:pPr>
              <w:spacing w:after="0" w:line="240" w:lineRule="auto"/>
              <w:rPr>
                <w:ins w:id="873" w:author="Travis Edward Rooney" w:date="2022-02-27T13:09:00Z"/>
                <w:rFonts w:ascii="Times New Roman" w:eastAsia="Times New Roman" w:hAnsi="Times New Roman" w:cs="Times New Roman"/>
                <w:color w:val="000000"/>
                <w:sz w:val="24"/>
                <w:szCs w:val="24"/>
                <w:rPrChange w:id="874" w:author="Travis Edward Rooney" w:date="2022-02-27T13:10:00Z">
                  <w:rPr>
                    <w:ins w:id="875" w:author="Travis Edward Rooney" w:date="2022-02-27T13:09:00Z"/>
                    <w:rFonts w:ascii="Calibri" w:eastAsia="Times New Roman" w:hAnsi="Calibri" w:cs="Times New Roman"/>
                    <w:color w:val="000000"/>
                  </w:rPr>
                </w:rPrChange>
              </w:rPr>
            </w:pPr>
            <w:ins w:id="876" w:author="Travis Edward Rooney" w:date="2022-02-27T13:09:00Z">
              <w:r w:rsidRPr="00916A87">
                <w:rPr>
                  <w:rFonts w:ascii="Times New Roman" w:eastAsia="Times New Roman" w:hAnsi="Times New Roman" w:cs="Times New Roman"/>
                  <w:color w:val="000000"/>
                  <w:sz w:val="24"/>
                  <w:szCs w:val="24"/>
                  <w:rPrChange w:id="877" w:author="Travis Edward Rooney" w:date="2022-02-27T13:10:00Z">
                    <w:rPr>
                      <w:rFonts w:ascii="Calibri" w:eastAsia="Times New Roman" w:hAnsi="Calibri" w:cs="Times New Roman"/>
                      <w:color w:val="000000"/>
                    </w:rPr>
                  </w:rPrChange>
                </w:rPr>
                <w:t>0.673*</w:t>
              </w:r>
            </w:ins>
          </w:p>
        </w:tc>
        <w:tc>
          <w:tcPr>
            <w:tcW w:w="1060" w:type="dxa"/>
            <w:shd w:val="clear" w:color="auto" w:fill="auto"/>
            <w:noWrap/>
            <w:vAlign w:val="bottom"/>
            <w:hideMark/>
            <w:tcPrChange w:id="878" w:author="Travis Edward Rooney" w:date="2022-02-27T13:10:00Z">
              <w:tcPr>
                <w:tcW w:w="1060" w:type="dxa"/>
                <w:tcBorders>
                  <w:top w:val="nil"/>
                  <w:left w:val="nil"/>
                  <w:bottom w:val="nil"/>
                  <w:right w:val="nil"/>
                </w:tcBorders>
                <w:shd w:val="clear" w:color="auto" w:fill="auto"/>
                <w:noWrap/>
                <w:vAlign w:val="bottom"/>
                <w:hideMark/>
              </w:tcPr>
            </w:tcPrChange>
          </w:tcPr>
          <w:p w14:paraId="351FAD6E" w14:textId="77777777" w:rsidR="00916A87" w:rsidRPr="00916A87" w:rsidRDefault="00916A87" w:rsidP="00916A87">
            <w:pPr>
              <w:spacing w:after="0" w:line="240" w:lineRule="auto"/>
              <w:rPr>
                <w:ins w:id="879" w:author="Travis Edward Rooney" w:date="2022-02-27T13:09:00Z"/>
                <w:rFonts w:ascii="Times New Roman" w:eastAsia="Times New Roman" w:hAnsi="Times New Roman" w:cs="Times New Roman"/>
                <w:color w:val="000000"/>
                <w:sz w:val="24"/>
                <w:szCs w:val="24"/>
                <w:rPrChange w:id="880" w:author="Travis Edward Rooney" w:date="2022-02-27T13:10:00Z">
                  <w:rPr>
                    <w:ins w:id="881" w:author="Travis Edward Rooney" w:date="2022-02-27T13:09:00Z"/>
                    <w:rFonts w:ascii="Calibri" w:eastAsia="Times New Roman" w:hAnsi="Calibri" w:cs="Times New Roman"/>
                    <w:color w:val="000000"/>
                  </w:rPr>
                </w:rPrChange>
              </w:rPr>
            </w:pPr>
            <w:ins w:id="882" w:author="Travis Edward Rooney" w:date="2022-02-27T13:09:00Z">
              <w:r w:rsidRPr="00916A87">
                <w:rPr>
                  <w:rFonts w:ascii="Times New Roman" w:eastAsia="Times New Roman" w:hAnsi="Times New Roman" w:cs="Times New Roman"/>
                  <w:color w:val="000000"/>
                  <w:sz w:val="24"/>
                  <w:szCs w:val="24"/>
                  <w:rPrChange w:id="883" w:author="Travis Edward Rooney" w:date="2022-02-27T13:10:00Z">
                    <w:rPr>
                      <w:rFonts w:ascii="Calibri" w:eastAsia="Times New Roman" w:hAnsi="Calibri" w:cs="Times New Roman"/>
                      <w:color w:val="000000"/>
                    </w:rPr>
                  </w:rPrChange>
                </w:rPr>
                <w:t>0.465*</w:t>
              </w:r>
            </w:ins>
          </w:p>
        </w:tc>
      </w:tr>
    </w:tbl>
    <w:p w14:paraId="2F00FE20" w14:textId="340E5353" w:rsidR="00916A87" w:rsidRPr="000E4825" w:rsidRDefault="000E4825" w:rsidP="00DD4C13">
      <w:pPr>
        <w:pStyle w:val="Authors"/>
        <w:spacing w:line="276" w:lineRule="auto"/>
        <w:jc w:val="left"/>
        <w:rPr>
          <w:ins w:id="884" w:author="Travis Edward Rooney" w:date="2022-02-27T13:25:00Z"/>
          <w:color w:val="000000"/>
          <w:szCs w:val="24"/>
          <w:shd w:val="clear" w:color="auto" w:fill="FFFFFF"/>
        </w:rPr>
      </w:pPr>
      <w:ins w:id="885" w:author="Travis Edward Rooney" w:date="2022-02-27T13:26:00Z">
        <w:r>
          <w:rPr>
            <w:color w:val="000000"/>
            <w:szCs w:val="24"/>
            <w:shd w:val="clear" w:color="auto" w:fill="FFFFFF"/>
          </w:rPr>
          <w:t xml:space="preserve">Table 4: Genetic correlations of the </w:t>
        </w:r>
      </w:ins>
      <w:ins w:id="886" w:author="Travis Edward Rooney" w:date="2022-02-27T13:27:00Z">
        <w:r>
          <w:rPr>
            <w:color w:val="000000"/>
            <w:szCs w:val="24"/>
            <w:shd w:val="clear" w:color="auto" w:fill="FFFFFF"/>
          </w:rPr>
          <w:t xml:space="preserve">germination traits to </w:t>
        </w:r>
      </w:ins>
      <w:ins w:id="887" w:author="Travis Edward Rooney" w:date="2022-02-27T13:26:00Z">
        <w:r>
          <w:rPr>
            <w:color w:val="000000"/>
            <w:szCs w:val="24"/>
            <w:shd w:val="clear" w:color="auto" w:fill="FFFFFF"/>
          </w:rPr>
          <w:t xml:space="preserve">malting quality traits </w:t>
        </w:r>
      </w:ins>
      <w:ins w:id="888" w:author="Travis Edward Rooney" w:date="2022-02-27T13:27:00Z">
        <w:r>
          <w:rPr>
            <w:color w:val="000000"/>
            <w:szCs w:val="24"/>
            <w:shd w:val="clear" w:color="auto" w:fill="FFFFFF"/>
          </w:rPr>
          <w:t xml:space="preserve">on a per </w:t>
        </w:r>
        <w:r>
          <w:rPr>
            <w:i/>
            <w:iCs/>
            <w:color w:val="000000"/>
            <w:szCs w:val="24"/>
            <w:shd w:val="clear" w:color="auto" w:fill="FFFFFF"/>
          </w:rPr>
          <w:t>HvMKK3</w:t>
        </w:r>
        <w:r>
          <w:rPr>
            <w:color w:val="000000"/>
            <w:szCs w:val="24"/>
            <w:shd w:val="clear" w:color="auto" w:fill="FFFFFF"/>
          </w:rPr>
          <w:t xml:space="preserve"> allele basis. </w:t>
        </w:r>
        <w:r w:rsidR="00EF6400">
          <w:rPr>
            <w:color w:val="000000"/>
            <w:szCs w:val="24"/>
            <w:shd w:val="clear" w:color="auto" w:fill="FFFFFF"/>
          </w:rPr>
          <w:t>Asterisks indicate significant incrase in model likelihood and hence significance of genetic correlations, p-value&lt; 0.01.</w:t>
        </w:r>
      </w:ins>
    </w:p>
    <w:tbl>
      <w:tblPr>
        <w:tblW w:w="6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889" w:author="Travis Edward Rooney" w:date="2022-02-27T13:26:00Z">
          <w:tblPr>
            <w:tblW w:w="6548" w:type="dxa"/>
            <w:tblLook w:val="04A0" w:firstRow="1" w:lastRow="0" w:firstColumn="1" w:lastColumn="0" w:noHBand="0" w:noVBand="1"/>
          </w:tblPr>
        </w:tblPrChange>
      </w:tblPr>
      <w:tblGrid>
        <w:gridCol w:w="1300"/>
        <w:gridCol w:w="1348"/>
        <w:gridCol w:w="1300"/>
        <w:gridCol w:w="1300"/>
        <w:gridCol w:w="1300"/>
        <w:tblGridChange w:id="890">
          <w:tblGrid>
            <w:gridCol w:w="1300"/>
            <w:gridCol w:w="1348"/>
            <w:gridCol w:w="1300"/>
            <w:gridCol w:w="1300"/>
            <w:gridCol w:w="1300"/>
          </w:tblGrid>
        </w:tblGridChange>
      </w:tblGrid>
      <w:tr w:rsidR="000E4825" w:rsidRPr="000E4825" w14:paraId="042A8911" w14:textId="77777777" w:rsidTr="000E4825">
        <w:trPr>
          <w:trHeight w:val="300"/>
          <w:ins w:id="891" w:author="Travis Edward Rooney" w:date="2022-02-27T13:25:00Z"/>
          <w:trPrChange w:id="892" w:author="Travis Edward Rooney" w:date="2022-02-27T13:26:00Z">
            <w:trPr>
              <w:trHeight w:val="300"/>
            </w:trPr>
          </w:trPrChange>
        </w:trPr>
        <w:tc>
          <w:tcPr>
            <w:tcW w:w="1300" w:type="dxa"/>
            <w:shd w:val="clear" w:color="auto" w:fill="auto"/>
            <w:noWrap/>
            <w:vAlign w:val="bottom"/>
            <w:hideMark/>
            <w:tcPrChange w:id="893" w:author="Travis Edward Rooney" w:date="2022-02-27T13:26:00Z">
              <w:tcPr>
                <w:tcW w:w="1300" w:type="dxa"/>
                <w:tcBorders>
                  <w:top w:val="nil"/>
                  <w:left w:val="nil"/>
                  <w:bottom w:val="nil"/>
                  <w:right w:val="nil"/>
                </w:tcBorders>
                <w:shd w:val="clear" w:color="auto" w:fill="auto"/>
                <w:noWrap/>
                <w:vAlign w:val="bottom"/>
                <w:hideMark/>
              </w:tcPr>
            </w:tcPrChange>
          </w:tcPr>
          <w:p w14:paraId="5C0EE9FF" w14:textId="77777777" w:rsidR="000E4825" w:rsidRPr="000E4825" w:rsidRDefault="000E4825">
            <w:pPr>
              <w:spacing w:after="0" w:line="240" w:lineRule="auto"/>
              <w:jc w:val="center"/>
              <w:rPr>
                <w:ins w:id="894" w:author="Travis Edward Rooney" w:date="2022-02-27T13:25:00Z"/>
                <w:rFonts w:ascii="Times New Roman" w:eastAsia="Times New Roman" w:hAnsi="Times New Roman" w:cs="Times New Roman"/>
                <w:b/>
                <w:bCs/>
                <w:color w:val="000000"/>
                <w:sz w:val="24"/>
                <w:szCs w:val="24"/>
                <w:rPrChange w:id="895" w:author="Travis Edward Rooney" w:date="2022-02-27T13:26:00Z">
                  <w:rPr>
                    <w:ins w:id="896" w:author="Travis Edward Rooney" w:date="2022-02-27T13:25:00Z"/>
                    <w:rFonts w:ascii="Lucida Grande" w:eastAsia="Times New Roman" w:hAnsi="Lucida Grande" w:cs="Lucida Grande"/>
                    <w:b/>
                    <w:bCs/>
                    <w:color w:val="000000"/>
                  </w:rPr>
                </w:rPrChange>
              </w:rPr>
              <w:pPrChange w:id="897" w:author="Travis Edward Rooney" w:date="2022-02-27T13:26:00Z">
                <w:pPr>
                  <w:spacing w:after="0" w:line="240" w:lineRule="auto"/>
                </w:pPr>
              </w:pPrChange>
            </w:pPr>
            <w:ins w:id="898" w:author="Travis Edward Rooney" w:date="2022-02-27T13:25:00Z">
              <w:r w:rsidRPr="000E4825">
                <w:rPr>
                  <w:rFonts w:ascii="Times New Roman" w:eastAsia="Times New Roman" w:hAnsi="Times New Roman" w:cs="Times New Roman"/>
                  <w:b/>
                  <w:bCs/>
                  <w:color w:val="000000"/>
                  <w:sz w:val="24"/>
                  <w:szCs w:val="24"/>
                  <w:rPrChange w:id="899" w:author="Travis Edward Rooney" w:date="2022-02-27T13:26:00Z">
                    <w:rPr>
                      <w:rFonts w:ascii="Lucida Grande" w:eastAsia="Times New Roman" w:hAnsi="Lucida Grande" w:cs="Lucida Grande"/>
                      <w:b/>
                      <w:bCs/>
                      <w:color w:val="000000"/>
                    </w:rPr>
                  </w:rPrChange>
                </w:rPr>
                <w:t>trait</w:t>
              </w:r>
            </w:ins>
          </w:p>
        </w:tc>
        <w:tc>
          <w:tcPr>
            <w:tcW w:w="1348" w:type="dxa"/>
            <w:shd w:val="clear" w:color="auto" w:fill="auto"/>
            <w:noWrap/>
            <w:vAlign w:val="bottom"/>
            <w:hideMark/>
            <w:tcPrChange w:id="900" w:author="Travis Edward Rooney" w:date="2022-02-27T13:26:00Z">
              <w:tcPr>
                <w:tcW w:w="1348" w:type="dxa"/>
                <w:tcBorders>
                  <w:top w:val="nil"/>
                  <w:left w:val="nil"/>
                  <w:bottom w:val="nil"/>
                  <w:right w:val="nil"/>
                </w:tcBorders>
                <w:shd w:val="clear" w:color="auto" w:fill="auto"/>
                <w:noWrap/>
                <w:vAlign w:val="bottom"/>
                <w:hideMark/>
              </w:tcPr>
            </w:tcPrChange>
          </w:tcPr>
          <w:p w14:paraId="4333B22E" w14:textId="77777777" w:rsidR="000E4825" w:rsidRPr="000E4825" w:rsidRDefault="000E4825">
            <w:pPr>
              <w:spacing w:after="0" w:line="240" w:lineRule="auto"/>
              <w:jc w:val="center"/>
              <w:rPr>
                <w:ins w:id="901" w:author="Travis Edward Rooney" w:date="2022-02-27T13:25:00Z"/>
                <w:rFonts w:ascii="Times New Roman" w:eastAsia="Times New Roman" w:hAnsi="Times New Roman" w:cs="Times New Roman"/>
                <w:b/>
                <w:bCs/>
                <w:color w:val="000000"/>
                <w:sz w:val="24"/>
                <w:szCs w:val="24"/>
                <w:rPrChange w:id="902" w:author="Travis Edward Rooney" w:date="2022-02-27T13:26:00Z">
                  <w:rPr>
                    <w:ins w:id="903" w:author="Travis Edward Rooney" w:date="2022-02-27T13:25:00Z"/>
                    <w:rFonts w:ascii="Lucida Grande" w:eastAsia="Times New Roman" w:hAnsi="Lucida Grande" w:cs="Lucida Grande"/>
                    <w:b/>
                    <w:bCs/>
                    <w:color w:val="000000"/>
                  </w:rPr>
                </w:rPrChange>
              </w:rPr>
              <w:pPrChange w:id="904" w:author="Travis Edward Rooney" w:date="2022-02-27T13:26:00Z">
                <w:pPr>
                  <w:spacing w:after="0" w:line="240" w:lineRule="auto"/>
                </w:pPr>
              </w:pPrChange>
            </w:pPr>
            <w:ins w:id="905" w:author="Travis Edward Rooney" w:date="2022-02-27T13:25:00Z">
              <w:r w:rsidRPr="000E4825">
                <w:rPr>
                  <w:rFonts w:ascii="Times New Roman" w:eastAsia="Times New Roman" w:hAnsi="Times New Roman" w:cs="Times New Roman"/>
                  <w:b/>
                  <w:bCs/>
                  <w:color w:val="000000"/>
                  <w:sz w:val="24"/>
                  <w:szCs w:val="24"/>
                  <w:rPrChange w:id="906" w:author="Travis Edward Rooney" w:date="2022-02-27T13:26:00Z">
                    <w:rPr>
                      <w:rFonts w:ascii="Lucida Grande" w:eastAsia="Times New Roman" w:hAnsi="Lucida Grande" w:cs="Lucida Grande"/>
                      <w:b/>
                      <w:bCs/>
                      <w:color w:val="000000"/>
                    </w:rPr>
                  </w:rPrChange>
                </w:rPr>
                <w:t>SD2Code</w:t>
              </w:r>
            </w:ins>
          </w:p>
        </w:tc>
        <w:tc>
          <w:tcPr>
            <w:tcW w:w="1300" w:type="dxa"/>
            <w:shd w:val="clear" w:color="auto" w:fill="auto"/>
            <w:noWrap/>
            <w:vAlign w:val="bottom"/>
            <w:hideMark/>
            <w:tcPrChange w:id="907" w:author="Travis Edward Rooney" w:date="2022-02-27T13:26:00Z">
              <w:tcPr>
                <w:tcW w:w="1300" w:type="dxa"/>
                <w:tcBorders>
                  <w:top w:val="nil"/>
                  <w:left w:val="nil"/>
                  <w:bottom w:val="nil"/>
                  <w:right w:val="nil"/>
                </w:tcBorders>
                <w:shd w:val="clear" w:color="auto" w:fill="auto"/>
                <w:noWrap/>
                <w:vAlign w:val="bottom"/>
                <w:hideMark/>
              </w:tcPr>
            </w:tcPrChange>
          </w:tcPr>
          <w:p w14:paraId="314760AF" w14:textId="2EF82A98" w:rsidR="000E4825" w:rsidRPr="000E4825" w:rsidRDefault="000E4825">
            <w:pPr>
              <w:spacing w:after="0" w:line="240" w:lineRule="auto"/>
              <w:jc w:val="center"/>
              <w:rPr>
                <w:ins w:id="908" w:author="Travis Edward Rooney" w:date="2022-02-27T13:25:00Z"/>
                <w:rFonts w:ascii="Times New Roman" w:eastAsia="Times New Roman" w:hAnsi="Times New Roman" w:cs="Times New Roman"/>
                <w:b/>
                <w:bCs/>
                <w:color w:val="000000"/>
                <w:sz w:val="24"/>
                <w:szCs w:val="24"/>
                <w:rPrChange w:id="909" w:author="Travis Edward Rooney" w:date="2022-02-27T13:26:00Z">
                  <w:rPr>
                    <w:ins w:id="910" w:author="Travis Edward Rooney" w:date="2022-02-27T13:25:00Z"/>
                    <w:rFonts w:ascii="Lucida Grande" w:eastAsia="Times New Roman" w:hAnsi="Lucida Grande" w:cs="Lucida Grande"/>
                    <w:b/>
                    <w:bCs/>
                    <w:color w:val="000000"/>
                  </w:rPr>
                </w:rPrChange>
              </w:rPr>
              <w:pPrChange w:id="911" w:author="Travis Edward Rooney" w:date="2022-02-27T13:26:00Z">
                <w:pPr>
                  <w:spacing w:after="0" w:line="240" w:lineRule="auto"/>
                </w:pPr>
              </w:pPrChange>
            </w:pPr>
            <w:ins w:id="912" w:author="Travis Edward Rooney" w:date="2022-02-27T13:25:00Z">
              <w:r w:rsidRPr="000E4825">
                <w:rPr>
                  <w:rFonts w:ascii="Times New Roman" w:eastAsia="Times New Roman" w:hAnsi="Times New Roman" w:cs="Times New Roman"/>
                  <w:b/>
                  <w:bCs/>
                  <w:color w:val="000000"/>
                  <w:sz w:val="24"/>
                  <w:szCs w:val="24"/>
                  <w:rPrChange w:id="913" w:author="Travis Edward Rooney" w:date="2022-02-27T13:26:00Z">
                    <w:rPr>
                      <w:rFonts w:ascii="Lucida Grande" w:eastAsia="Times New Roman" w:hAnsi="Lucida Grande" w:cs="Lucida Grande"/>
                      <w:b/>
                      <w:bCs/>
                      <w:color w:val="000000"/>
                    </w:rPr>
                  </w:rPrChange>
                </w:rPr>
                <w:t>GI_</w:t>
              </w:r>
            </w:ins>
            <w:ins w:id="914" w:author="Travis Edward Rooney" w:date="2022-02-27T13:27:00Z">
              <w:r>
                <w:rPr>
                  <w:rFonts w:ascii="Times New Roman" w:eastAsia="Times New Roman" w:hAnsi="Times New Roman" w:cs="Times New Roman"/>
                  <w:b/>
                  <w:bCs/>
                  <w:color w:val="000000"/>
                  <w:sz w:val="24"/>
                  <w:szCs w:val="24"/>
                </w:rPr>
                <w:t>s</w:t>
              </w:r>
            </w:ins>
            <w:ins w:id="915" w:author="Travis Edward Rooney" w:date="2022-02-27T13:25:00Z">
              <w:r w:rsidRPr="000E4825">
                <w:rPr>
                  <w:rFonts w:ascii="Times New Roman" w:eastAsia="Times New Roman" w:hAnsi="Times New Roman" w:cs="Times New Roman"/>
                  <w:b/>
                  <w:bCs/>
                  <w:color w:val="000000"/>
                  <w:sz w:val="24"/>
                  <w:szCs w:val="24"/>
                  <w:rPrChange w:id="916" w:author="Travis Edward Rooney" w:date="2022-02-27T13:26:00Z">
                    <w:rPr>
                      <w:rFonts w:ascii="Lucida Grande" w:eastAsia="Times New Roman" w:hAnsi="Lucida Grande" w:cs="Lucida Grande"/>
                      <w:b/>
                      <w:bCs/>
                      <w:color w:val="000000"/>
                    </w:rPr>
                  </w:rPrChange>
                </w:rPr>
                <w:t>TP1</w:t>
              </w:r>
            </w:ins>
          </w:p>
        </w:tc>
        <w:tc>
          <w:tcPr>
            <w:tcW w:w="1300" w:type="dxa"/>
            <w:shd w:val="clear" w:color="auto" w:fill="auto"/>
            <w:noWrap/>
            <w:vAlign w:val="bottom"/>
            <w:hideMark/>
            <w:tcPrChange w:id="917" w:author="Travis Edward Rooney" w:date="2022-02-27T13:26:00Z">
              <w:tcPr>
                <w:tcW w:w="1300" w:type="dxa"/>
                <w:tcBorders>
                  <w:top w:val="nil"/>
                  <w:left w:val="nil"/>
                  <w:bottom w:val="nil"/>
                  <w:right w:val="nil"/>
                </w:tcBorders>
                <w:shd w:val="clear" w:color="auto" w:fill="auto"/>
                <w:noWrap/>
                <w:vAlign w:val="bottom"/>
                <w:hideMark/>
              </w:tcPr>
            </w:tcPrChange>
          </w:tcPr>
          <w:p w14:paraId="1A54E87A" w14:textId="68953E57" w:rsidR="000E4825" w:rsidRPr="000E4825" w:rsidRDefault="000E4825">
            <w:pPr>
              <w:spacing w:after="0" w:line="240" w:lineRule="auto"/>
              <w:jc w:val="center"/>
              <w:rPr>
                <w:ins w:id="918" w:author="Travis Edward Rooney" w:date="2022-02-27T13:25:00Z"/>
                <w:rFonts w:ascii="Times New Roman" w:eastAsia="Times New Roman" w:hAnsi="Times New Roman" w:cs="Times New Roman"/>
                <w:b/>
                <w:bCs/>
                <w:color w:val="000000"/>
                <w:sz w:val="24"/>
                <w:szCs w:val="24"/>
                <w:rPrChange w:id="919" w:author="Travis Edward Rooney" w:date="2022-02-27T13:26:00Z">
                  <w:rPr>
                    <w:ins w:id="920" w:author="Travis Edward Rooney" w:date="2022-02-27T13:25:00Z"/>
                    <w:rFonts w:ascii="Lucida Grande" w:eastAsia="Times New Roman" w:hAnsi="Lucida Grande" w:cs="Lucida Grande"/>
                    <w:b/>
                    <w:bCs/>
                    <w:color w:val="000000"/>
                  </w:rPr>
                </w:rPrChange>
              </w:rPr>
              <w:pPrChange w:id="921" w:author="Travis Edward Rooney" w:date="2022-02-27T13:26:00Z">
                <w:pPr>
                  <w:spacing w:after="0" w:line="240" w:lineRule="auto"/>
                </w:pPr>
              </w:pPrChange>
            </w:pPr>
            <w:ins w:id="922" w:author="Travis Edward Rooney" w:date="2022-02-27T13:25:00Z">
              <w:r w:rsidRPr="000E4825">
                <w:rPr>
                  <w:rFonts w:ascii="Times New Roman" w:eastAsia="Times New Roman" w:hAnsi="Times New Roman" w:cs="Times New Roman"/>
                  <w:b/>
                  <w:bCs/>
                  <w:color w:val="000000"/>
                  <w:sz w:val="24"/>
                  <w:szCs w:val="24"/>
                  <w:rPrChange w:id="923" w:author="Travis Edward Rooney" w:date="2022-02-27T13:26:00Z">
                    <w:rPr>
                      <w:rFonts w:ascii="Lucida Grande" w:eastAsia="Times New Roman" w:hAnsi="Lucida Grande" w:cs="Lucida Grande"/>
                      <w:b/>
                      <w:bCs/>
                      <w:color w:val="000000"/>
                    </w:rPr>
                  </w:rPrChange>
                </w:rPr>
                <w:t>GI_</w:t>
              </w:r>
            </w:ins>
            <w:ins w:id="924" w:author="Travis Edward Rooney" w:date="2022-02-27T13:27:00Z">
              <w:r>
                <w:rPr>
                  <w:rFonts w:ascii="Times New Roman" w:eastAsia="Times New Roman" w:hAnsi="Times New Roman" w:cs="Times New Roman"/>
                  <w:b/>
                  <w:bCs/>
                  <w:color w:val="000000"/>
                  <w:sz w:val="24"/>
                  <w:szCs w:val="24"/>
                </w:rPr>
                <w:t>s</w:t>
              </w:r>
            </w:ins>
            <w:ins w:id="925" w:author="Travis Edward Rooney" w:date="2022-02-27T13:25:00Z">
              <w:r w:rsidRPr="000E4825">
                <w:rPr>
                  <w:rFonts w:ascii="Times New Roman" w:eastAsia="Times New Roman" w:hAnsi="Times New Roman" w:cs="Times New Roman"/>
                  <w:b/>
                  <w:bCs/>
                  <w:color w:val="000000"/>
                  <w:sz w:val="24"/>
                  <w:szCs w:val="24"/>
                  <w:rPrChange w:id="926" w:author="Travis Edward Rooney" w:date="2022-02-27T13:26:00Z">
                    <w:rPr>
                      <w:rFonts w:ascii="Lucida Grande" w:eastAsia="Times New Roman" w:hAnsi="Lucida Grande" w:cs="Lucida Grande"/>
                      <w:b/>
                      <w:bCs/>
                      <w:color w:val="000000"/>
                    </w:rPr>
                  </w:rPrChange>
                </w:rPr>
                <w:t>TP4</w:t>
              </w:r>
            </w:ins>
          </w:p>
        </w:tc>
        <w:tc>
          <w:tcPr>
            <w:tcW w:w="1300" w:type="dxa"/>
            <w:shd w:val="clear" w:color="auto" w:fill="auto"/>
            <w:noWrap/>
            <w:vAlign w:val="bottom"/>
            <w:hideMark/>
            <w:tcPrChange w:id="927" w:author="Travis Edward Rooney" w:date="2022-02-27T13:26:00Z">
              <w:tcPr>
                <w:tcW w:w="1300" w:type="dxa"/>
                <w:tcBorders>
                  <w:top w:val="nil"/>
                  <w:left w:val="nil"/>
                  <w:bottom w:val="nil"/>
                  <w:right w:val="nil"/>
                </w:tcBorders>
                <w:shd w:val="clear" w:color="auto" w:fill="auto"/>
                <w:noWrap/>
                <w:vAlign w:val="bottom"/>
                <w:hideMark/>
              </w:tcPr>
            </w:tcPrChange>
          </w:tcPr>
          <w:p w14:paraId="46674E10" w14:textId="0201F72A" w:rsidR="000E4825" w:rsidRPr="000E4825" w:rsidRDefault="000E4825">
            <w:pPr>
              <w:spacing w:after="0" w:line="240" w:lineRule="auto"/>
              <w:jc w:val="center"/>
              <w:rPr>
                <w:ins w:id="928" w:author="Travis Edward Rooney" w:date="2022-02-27T13:25:00Z"/>
                <w:rFonts w:ascii="Times New Roman" w:eastAsia="Times New Roman" w:hAnsi="Times New Roman" w:cs="Times New Roman"/>
                <w:b/>
                <w:bCs/>
                <w:color w:val="000000"/>
                <w:sz w:val="24"/>
                <w:szCs w:val="24"/>
                <w:rPrChange w:id="929" w:author="Travis Edward Rooney" w:date="2022-02-27T13:26:00Z">
                  <w:rPr>
                    <w:ins w:id="930" w:author="Travis Edward Rooney" w:date="2022-02-27T13:25:00Z"/>
                    <w:rFonts w:ascii="Lucida Grande" w:eastAsia="Times New Roman" w:hAnsi="Lucida Grande" w:cs="Lucida Grande"/>
                    <w:b/>
                    <w:bCs/>
                    <w:color w:val="000000"/>
                  </w:rPr>
                </w:rPrChange>
              </w:rPr>
              <w:pPrChange w:id="931" w:author="Travis Edward Rooney" w:date="2022-02-27T13:26:00Z">
                <w:pPr>
                  <w:spacing w:after="0" w:line="240" w:lineRule="auto"/>
                </w:pPr>
              </w:pPrChange>
            </w:pPr>
            <w:ins w:id="932" w:author="Travis Edward Rooney" w:date="2022-02-27T13:25:00Z">
              <w:r w:rsidRPr="000E4825">
                <w:rPr>
                  <w:rFonts w:ascii="Times New Roman" w:eastAsia="Times New Roman" w:hAnsi="Times New Roman" w:cs="Times New Roman"/>
                  <w:b/>
                  <w:bCs/>
                  <w:color w:val="000000"/>
                  <w:sz w:val="24"/>
                  <w:szCs w:val="24"/>
                  <w:rPrChange w:id="933" w:author="Travis Edward Rooney" w:date="2022-02-27T13:26:00Z">
                    <w:rPr>
                      <w:rFonts w:ascii="Lucida Grande" w:eastAsia="Times New Roman" w:hAnsi="Lucida Grande" w:cs="Lucida Grande"/>
                      <w:b/>
                      <w:bCs/>
                      <w:color w:val="000000"/>
                    </w:rPr>
                  </w:rPrChange>
                </w:rPr>
                <w:t>GI_</w:t>
              </w:r>
            </w:ins>
            <w:ins w:id="934" w:author="Travis Edward Rooney" w:date="2022-02-27T13:27:00Z">
              <w:r>
                <w:rPr>
                  <w:rFonts w:ascii="Times New Roman" w:eastAsia="Times New Roman" w:hAnsi="Times New Roman" w:cs="Times New Roman"/>
                  <w:b/>
                  <w:bCs/>
                  <w:color w:val="000000"/>
                  <w:sz w:val="24"/>
                  <w:szCs w:val="24"/>
                </w:rPr>
                <w:t>s</w:t>
              </w:r>
            </w:ins>
            <w:ins w:id="935" w:author="Travis Edward Rooney" w:date="2022-02-27T13:25:00Z">
              <w:r w:rsidRPr="000E4825">
                <w:rPr>
                  <w:rFonts w:ascii="Times New Roman" w:eastAsia="Times New Roman" w:hAnsi="Times New Roman" w:cs="Times New Roman"/>
                  <w:b/>
                  <w:bCs/>
                  <w:color w:val="000000"/>
                  <w:sz w:val="24"/>
                  <w:szCs w:val="24"/>
                  <w:rPrChange w:id="936" w:author="Travis Edward Rooney" w:date="2022-02-27T13:26:00Z">
                    <w:rPr>
                      <w:rFonts w:ascii="Lucida Grande" w:eastAsia="Times New Roman" w:hAnsi="Lucida Grande" w:cs="Lucida Grande"/>
                      <w:b/>
                      <w:bCs/>
                      <w:color w:val="000000"/>
                    </w:rPr>
                  </w:rPrChange>
                </w:rPr>
                <w:t xml:space="preserve">TP6 </w:t>
              </w:r>
            </w:ins>
          </w:p>
        </w:tc>
      </w:tr>
      <w:tr w:rsidR="000E4825" w:rsidRPr="000E4825" w14:paraId="3F048BCF" w14:textId="77777777" w:rsidTr="000E4825">
        <w:trPr>
          <w:trHeight w:val="300"/>
          <w:ins w:id="937" w:author="Travis Edward Rooney" w:date="2022-02-27T13:25:00Z"/>
          <w:trPrChange w:id="938" w:author="Travis Edward Rooney" w:date="2022-02-27T13:26:00Z">
            <w:trPr>
              <w:trHeight w:val="300"/>
            </w:trPr>
          </w:trPrChange>
        </w:trPr>
        <w:tc>
          <w:tcPr>
            <w:tcW w:w="1300" w:type="dxa"/>
            <w:shd w:val="clear" w:color="auto" w:fill="auto"/>
            <w:noWrap/>
            <w:vAlign w:val="bottom"/>
            <w:hideMark/>
            <w:tcPrChange w:id="939" w:author="Travis Edward Rooney" w:date="2022-02-27T13:26:00Z">
              <w:tcPr>
                <w:tcW w:w="1300" w:type="dxa"/>
                <w:tcBorders>
                  <w:top w:val="nil"/>
                  <w:left w:val="nil"/>
                  <w:bottom w:val="nil"/>
                  <w:right w:val="nil"/>
                </w:tcBorders>
                <w:shd w:val="clear" w:color="auto" w:fill="auto"/>
                <w:noWrap/>
                <w:vAlign w:val="bottom"/>
                <w:hideMark/>
              </w:tcPr>
            </w:tcPrChange>
          </w:tcPr>
          <w:p w14:paraId="6ED90F10" w14:textId="77777777" w:rsidR="000E4825" w:rsidRPr="000E4825" w:rsidRDefault="000E4825">
            <w:pPr>
              <w:spacing w:after="0" w:line="240" w:lineRule="auto"/>
              <w:jc w:val="center"/>
              <w:rPr>
                <w:ins w:id="940" w:author="Travis Edward Rooney" w:date="2022-02-27T13:25:00Z"/>
                <w:rFonts w:ascii="Times New Roman" w:eastAsia="Times New Roman" w:hAnsi="Times New Roman" w:cs="Times New Roman"/>
                <w:color w:val="000000"/>
                <w:sz w:val="24"/>
                <w:szCs w:val="24"/>
                <w:rPrChange w:id="941" w:author="Travis Edward Rooney" w:date="2022-02-27T13:26:00Z">
                  <w:rPr>
                    <w:ins w:id="942" w:author="Travis Edward Rooney" w:date="2022-02-27T13:25:00Z"/>
                    <w:rFonts w:ascii="Lucida Grande" w:eastAsia="Times New Roman" w:hAnsi="Lucida Grande" w:cs="Lucida Grande"/>
                    <w:color w:val="000000"/>
                  </w:rPr>
                </w:rPrChange>
              </w:rPr>
              <w:pPrChange w:id="943" w:author="Travis Edward Rooney" w:date="2022-02-27T13:26:00Z">
                <w:pPr>
                  <w:spacing w:after="0" w:line="240" w:lineRule="auto"/>
                </w:pPr>
              </w:pPrChange>
            </w:pPr>
            <w:ins w:id="944" w:author="Travis Edward Rooney" w:date="2022-02-27T13:25:00Z">
              <w:r w:rsidRPr="000E4825">
                <w:rPr>
                  <w:rFonts w:ascii="Times New Roman" w:eastAsia="Times New Roman" w:hAnsi="Times New Roman" w:cs="Times New Roman"/>
                  <w:color w:val="000000"/>
                  <w:sz w:val="24"/>
                  <w:szCs w:val="24"/>
                  <w:rPrChange w:id="945" w:author="Travis Edward Rooney" w:date="2022-02-27T13:26:00Z">
                    <w:rPr>
                      <w:rFonts w:ascii="Lucida Grande" w:eastAsia="Times New Roman" w:hAnsi="Lucida Grande" w:cs="Lucida Grande"/>
                      <w:color w:val="000000"/>
                    </w:rPr>
                  </w:rPrChange>
                </w:rPr>
                <w:t>AA</w:t>
              </w:r>
            </w:ins>
          </w:p>
        </w:tc>
        <w:tc>
          <w:tcPr>
            <w:tcW w:w="1348" w:type="dxa"/>
            <w:shd w:val="clear" w:color="auto" w:fill="auto"/>
            <w:noWrap/>
            <w:vAlign w:val="bottom"/>
            <w:hideMark/>
            <w:tcPrChange w:id="946" w:author="Travis Edward Rooney" w:date="2022-02-27T13:26:00Z">
              <w:tcPr>
                <w:tcW w:w="1348" w:type="dxa"/>
                <w:tcBorders>
                  <w:top w:val="nil"/>
                  <w:left w:val="nil"/>
                  <w:bottom w:val="nil"/>
                  <w:right w:val="nil"/>
                </w:tcBorders>
                <w:shd w:val="clear" w:color="auto" w:fill="auto"/>
                <w:noWrap/>
                <w:vAlign w:val="bottom"/>
                <w:hideMark/>
              </w:tcPr>
            </w:tcPrChange>
          </w:tcPr>
          <w:p w14:paraId="1823DA5E" w14:textId="77777777" w:rsidR="000E4825" w:rsidRPr="000E4825" w:rsidRDefault="000E4825">
            <w:pPr>
              <w:spacing w:after="0" w:line="240" w:lineRule="auto"/>
              <w:jc w:val="center"/>
              <w:rPr>
                <w:ins w:id="947" w:author="Travis Edward Rooney" w:date="2022-02-27T13:25:00Z"/>
                <w:rFonts w:ascii="Times New Roman" w:eastAsia="Times New Roman" w:hAnsi="Times New Roman" w:cs="Times New Roman"/>
                <w:color w:val="000000"/>
                <w:sz w:val="24"/>
                <w:szCs w:val="24"/>
                <w:rPrChange w:id="948" w:author="Travis Edward Rooney" w:date="2022-02-27T13:26:00Z">
                  <w:rPr>
                    <w:ins w:id="949" w:author="Travis Edward Rooney" w:date="2022-02-27T13:25:00Z"/>
                    <w:rFonts w:ascii="Lucida Grande" w:eastAsia="Times New Roman" w:hAnsi="Lucida Grande" w:cs="Lucida Grande"/>
                    <w:color w:val="000000"/>
                  </w:rPr>
                </w:rPrChange>
              </w:rPr>
              <w:pPrChange w:id="950" w:author="Travis Edward Rooney" w:date="2022-02-27T13:26:00Z">
                <w:pPr>
                  <w:spacing w:after="0" w:line="240" w:lineRule="auto"/>
                </w:pPr>
              </w:pPrChange>
            </w:pPr>
            <w:ins w:id="951" w:author="Travis Edward Rooney" w:date="2022-02-27T13:25:00Z">
              <w:r w:rsidRPr="000E4825">
                <w:rPr>
                  <w:rFonts w:ascii="Times New Roman" w:eastAsia="Times New Roman" w:hAnsi="Times New Roman" w:cs="Times New Roman"/>
                  <w:color w:val="000000"/>
                  <w:sz w:val="24"/>
                  <w:szCs w:val="24"/>
                  <w:rPrChange w:id="952" w:author="Travis Edward Rooney" w:date="2022-02-27T13:26:00Z">
                    <w:rPr>
                      <w:rFonts w:ascii="Lucida Grande" w:eastAsia="Times New Roman" w:hAnsi="Lucida Grande" w:cs="Lucida Grande"/>
                      <w:color w:val="000000"/>
                    </w:rPr>
                  </w:rPrChange>
                </w:rPr>
                <w:t>D</w:t>
              </w:r>
            </w:ins>
          </w:p>
        </w:tc>
        <w:tc>
          <w:tcPr>
            <w:tcW w:w="1300" w:type="dxa"/>
            <w:shd w:val="clear" w:color="auto" w:fill="auto"/>
            <w:noWrap/>
            <w:vAlign w:val="center"/>
            <w:hideMark/>
            <w:tcPrChange w:id="953" w:author="Travis Edward Rooney" w:date="2022-02-27T13:26:00Z">
              <w:tcPr>
                <w:tcW w:w="1300" w:type="dxa"/>
                <w:tcBorders>
                  <w:top w:val="nil"/>
                  <w:left w:val="nil"/>
                  <w:bottom w:val="nil"/>
                  <w:right w:val="nil"/>
                </w:tcBorders>
                <w:shd w:val="clear" w:color="auto" w:fill="auto"/>
                <w:noWrap/>
                <w:vAlign w:val="center"/>
                <w:hideMark/>
              </w:tcPr>
            </w:tcPrChange>
          </w:tcPr>
          <w:p w14:paraId="327CFDE0" w14:textId="77777777" w:rsidR="000E4825" w:rsidRPr="000E4825" w:rsidRDefault="000E4825" w:rsidP="000E4825">
            <w:pPr>
              <w:spacing w:after="0" w:line="240" w:lineRule="auto"/>
              <w:jc w:val="center"/>
              <w:rPr>
                <w:ins w:id="954" w:author="Travis Edward Rooney" w:date="2022-02-27T13:25:00Z"/>
                <w:rFonts w:ascii="Times New Roman" w:eastAsia="Times New Roman" w:hAnsi="Times New Roman" w:cs="Times New Roman"/>
                <w:color w:val="000000"/>
                <w:sz w:val="24"/>
                <w:szCs w:val="24"/>
                <w:rPrChange w:id="955" w:author="Travis Edward Rooney" w:date="2022-02-27T13:26:00Z">
                  <w:rPr>
                    <w:ins w:id="956" w:author="Travis Edward Rooney" w:date="2022-02-27T13:25:00Z"/>
                    <w:rFonts w:ascii="Lucida Grande" w:eastAsia="Times New Roman" w:hAnsi="Lucida Grande" w:cs="Lucida Grande"/>
                    <w:color w:val="000000"/>
                  </w:rPr>
                </w:rPrChange>
              </w:rPr>
            </w:pPr>
            <w:ins w:id="957" w:author="Travis Edward Rooney" w:date="2022-02-27T13:25:00Z">
              <w:r w:rsidRPr="000E4825">
                <w:rPr>
                  <w:rFonts w:ascii="Times New Roman" w:eastAsia="Times New Roman" w:hAnsi="Times New Roman" w:cs="Times New Roman"/>
                  <w:color w:val="000000"/>
                  <w:sz w:val="24"/>
                  <w:szCs w:val="24"/>
                  <w:rPrChange w:id="958" w:author="Travis Edward Rooney" w:date="2022-02-27T13:26:00Z">
                    <w:rPr>
                      <w:rFonts w:ascii="Lucida Grande" w:eastAsia="Times New Roman" w:hAnsi="Lucida Grande" w:cs="Lucida Grande"/>
                      <w:color w:val="000000"/>
                    </w:rPr>
                  </w:rPrChange>
                </w:rPr>
                <w:t>0.447*</w:t>
              </w:r>
            </w:ins>
          </w:p>
        </w:tc>
        <w:tc>
          <w:tcPr>
            <w:tcW w:w="1300" w:type="dxa"/>
            <w:shd w:val="clear" w:color="auto" w:fill="auto"/>
            <w:noWrap/>
            <w:vAlign w:val="center"/>
            <w:hideMark/>
            <w:tcPrChange w:id="959" w:author="Travis Edward Rooney" w:date="2022-02-27T13:26:00Z">
              <w:tcPr>
                <w:tcW w:w="1300" w:type="dxa"/>
                <w:tcBorders>
                  <w:top w:val="nil"/>
                  <w:left w:val="nil"/>
                  <w:bottom w:val="nil"/>
                  <w:right w:val="nil"/>
                </w:tcBorders>
                <w:shd w:val="clear" w:color="auto" w:fill="auto"/>
                <w:noWrap/>
                <w:vAlign w:val="center"/>
                <w:hideMark/>
              </w:tcPr>
            </w:tcPrChange>
          </w:tcPr>
          <w:p w14:paraId="002436EC" w14:textId="77777777" w:rsidR="000E4825" w:rsidRPr="000E4825" w:rsidRDefault="000E4825" w:rsidP="000E4825">
            <w:pPr>
              <w:spacing w:after="0" w:line="240" w:lineRule="auto"/>
              <w:jc w:val="center"/>
              <w:rPr>
                <w:ins w:id="960" w:author="Travis Edward Rooney" w:date="2022-02-27T13:25:00Z"/>
                <w:rFonts w:ascii="Times New Roman" w:eastAsia="Times New Roman" w:hAnsi="Times New Roman" w:cs="Times New Roman"/>
                <w:color w:val="000000"/>
                <w:sz w:val="24"/>
                <w:szCs w:val="24"/>
                <w:rPrChange w:id="961" w:author="Travis Edward Rooney" w:date="2022-02-27T13:26:00Z">
                  <w:rPr>
                    <w:ins w:id="962" w:author="Travis Edward Rooney" w:date="2022-02-27T13:25:00Z"/>
                    <w:rFonts w:ascii="Lucida Grande" w:eastAsia="Times New Roman" w:hAnsi="Lucida Grande" w:cs="Lucida Grande"/>
                    <w:color w:val="000000"/>
                  </w:rPr>
                </w:rPrChange>
              </w:rPr>
            </w:pPr>
            <w:ins w:id="963" w:author="Travis Edward Rooney" w:date="2022-02-27T13:25:00Z">
              <w:r w:rsidRPr="000E4825">
                <w:rPr>
                  <w:rFonts w:ascii="Times New Roman" w:eastAsia="Times New Roman" w:hAnsi="Times New Roman" w:cs="Times New Roman"/>
                  <w:color w:val="000000"/>
                  <w:sz w:val="24"/>
                  <w:szCs w:val="24"/>
                  <w:rPrChange w:id="964" w:author="Travis Edward Rooney" w:date="2022-02-27T13:26:00Z">
                    <w:rPr>
                      <w:rFonts w:ascii="Lucida Grande" w:eastAsia="Times New Roman" w:hAnsi="Lucida Grande" w:cs="Lucida Grande"/>
                      <w:color w:val="000000"/>
                    </w:rPr>
                  </w:rPrChange>
                </w:rPr>
                <w:t>0.692*</w:t>
              </w:r>
            </w:ins>
          </w:p>
        </w:tc>
        <w:tc>
          <w:tcPr>
            <w:tcW w:w="1300" w:type="dxa"/>
            <w:shd w:val="clear" w:color="auto" w:fill="auto"/>
            <w:noWrap/>
            <w:vAlign w:val="center"/>
            <w:hideMark/>
            <w:tcPrChange w:id="965" w:author="Travis Edward Rooney" w:date="2022-02-27T13:26:00Z">
              <w:tcPr>
                <w:tcW w:w="1300" w:type="dxa"/>
                <w:tcBorders>
                  <w:top w:val="nil"/>
                  <w:left w:val="nil"/>
                  <w:bottom w:val="nil"/>
                  <w:right w:val="nil"/>
                </w:tcBorders>
                <w:shd w:val="clear" w:color="auto" w:fill="auto"/>
                <w:noWrap/>
                <w:vAlign w:val="center"/>
                <w:hideMark/>
              </w:tcPr>
            </w:tcPrChange>
          </w:tcPr>
          <w:p w14:paraId="085BA639" w14:textId="77777777" w:rsidR="000E4825" w:rsidRPr="000E4825" w:rsidRDefault="000E4825" w:rsidP="000E4825">
            <w:pPr>
              <w:spacing w:after="0" w:line="240" w:lineRule="auto"/>
              <w:jc w:val="center"/>
              <w:rPr>
                <w:ins w:id="966" w:author="Travis Edward Rooney" w:date="2022-02-27T13:25:00Z"/>
                <w:rFonts w:ascii="Times New Roman" w:eastAsia="Times New Roman" w:hAnsi="Times New Roman" w:cs="Times New Roman"/>
                <w:color w:val="000000"/>
                <w:sz w:val="24"/>
                <w:szCs w:val="24"/>
                <w:rPrChange w:id="967" w:author="Travis Edward Rooney" w:date="2022-02-27T13:26:00Z">
                  <w:rPr>
                    <w:ins w:id="968" w:author="Travis Edward Rooney" w:date="2022-02-27T13:25:00Z"/>
                    <w:rFonts w:ascii="Lucida Grande" w:eastAsia="Times New Roman" w:hAnsi="Lucida Grande" w:cs="Lucida Grande"/>
                    <w:color w:val="000000"/>
                  </w:rPr>
                </w:rPrChange>
              </w:rPr>
            </w:pPr>
            <w:ins w:id="969" w:author="Travis Edward Rooney" w:date="2022-02-27T13:25:00Z">
              <w:r w:rsidRPr="000E4825">
                <w:rPr>
                  <w:rFonts w:ascii="Times New Roman" w:eastAsia="Times New Roman" w:hAnsi="Times New Roman" w:cs="Times New Roman"/>
                  <w:color w:val="000000"/>
                  <w:sz w:val="24"/>
                  <w:szCs w:val="24"/>
                  <w:rPrChange w:id="970" w:author="Travis Edward Rooney" w:date="2022-02-27T13:26:00Z">
                    <w:rPr>
                      <w:rFonts w:ascii="Lucida Grande" w:eastAsia="Times New Roman" w:hAnsi="Lucida Grande" w:cs="Lucida Grande"/>
                      <w:color w:val="000000"/>
                    </w:rPr>
                  </w:rPrChange>
                </w:rPr>
                <w:t>0.518*</w:t>
              </w:r>
            </w:ins>
          </w:p>
        </w:tc>
      </w:tr>
      <w:tr w:rsidR="000E4825" w:rsidRPr="000E4825" w14:paraId="675CFCB6" w14:textId="77777777" w:rsidTr="000E4825">
        <w:trPr>
          <w:trHeight w:val="300"/>
          <w:ins w:id="971" w:author="Travis Edward Rooney" w:date="2022-02-27T13:25:00Z"/>
          <w:trPrChange w:id="972" w:author="Travis Edward Rooney" w:date="2022-02-27T13:26:00Z">
            <w:trPr>
              <w:trHeight w:val="300"/>
            </w:trPr>
          </w:trPrChange>
        </w:trPr>
        <w:tc>
          <w:tcPr>
            <w:tcW w:w="1300" w:type="dxa"/>
            <w:shd w:val="clear" w:color="auto" w:fill="auto"/>
            <w:noWrap/>
            <w:vAlign w:val="bottom"/>
            <w:hideMark/>
            <w:tcPrChange w:id="973" w:author="Travis Edward Rooney" w:date="2022-02-27T13:26:00Z">
              <w:tcPr>
                <w:tcW w:w="1300" w:type="dxa"/>
                <w:tcBorders>
                  <w:top w:val="nil"/>
                  <w:left w:val="nil"/>
                  <w:bottom w:val="nil"/>
                  <w:right w:val="nil"/>
                </w:tcBorders>
                <w:shd w:val="clear" w:color="auto" w:fill="auto"/>
                <w:noWrap/>
                <w:vAlign w:val="bottom"/>
                <w:hideMark/>
              </w:tcPr>
            </w:tcPrChange>
          </w:tcPr>
          <w:p w14:paraId="2C7467C5" w14:textId="77777777" w:rsidR="000E4825" w:rsidRPr="000E4825" w:rsidRDefault="000E4825">
            <w:pPr>
              <w:spacing w:after="0" w:line="240" w:lineRule="auto"/>
              <w:jc w:val="center"/>
              <w:rPr>
                <w:ins w:id="974" w:author="Travis Edward Rooney" w:date="2022-02-27T13:25:00Z"/>
                <w:rFonts w:ascii="Times New Roman" w:eastAsia="Times New Roman" w:hAnsi="Times New Roman" w:cs="Times New Roman"/>
                <w:color w:val="000000"/>
                <w:sz w:val="24"/>
                <w:szCs w:val="24"/>
                <w:rPrChange w:id="975" w:author="Travis Edward Rooney" w:date="2022-02-27T13:26:00Z">
                  <w:rPr>
                    <w:ins w:id="976" w:author="Travis Edward Rooney" w:date="2022-02-27T13:25:00Z"/>
                    <w:rFonts w:ascii="Lucida Grande" w:eastAsia="Times New Roman" w:hAnsi="Lucida Grande" w:cs="Lucida Grande"/>
                    <w:color w:val="000000"/>
                  </w:rPr>
                </w:rPrChange>
              </w:rPr>
              <w:pPrChange w:id="977" w:author="Travis Edward Rooney" w:date="2022-02-27T13:26:00Z">
                <w:pPr>
                  <w:spacing w:after="0" w:line="240" w:lineRule="auto"/>
                </w:pPr>
              </w:pPrChange>
            </w:pPr>
            <w:ins w:id="978" w:author="Travis Edward Rooney" w:date="2022-02-27T13:25:00Z">
              <w:r w:rsidRPr="000E4825">
                <w:rPr>
                  <w:rFonts w:ascii="Times New Roman" w:eastAsia="Times New Roman" w:hAnsi="Times New Roman" w:cs="Times New Roman"/>
                  <w:color w:val="000000"/>
                  <w:sz w:val="24"/>
                  <w:szCs w:val="24"/>
                  <w:rPrChange w:id="979" w:author="Travis Edward Rooney" w:date="2022-02-27T13:26:00Z">
                    <w:rPr>
                      <w:rFonts w:ascii="Lucida Grande" w:eastAsia="Times New Roman" w:hAnsi="Lucida Grande" w:cs="Lucida Grande"/>
                      <w:color w:val="000000"/>
                    </w:rPr>
                  </w:rPrChange>
                </w:rPr>
                <w:t>AA</w:t>
              </w:r>
            </w:ins>
          </w:p>
        </w:tc>
        <w:tc>
          <w:tcPr>
            <w:tcW w:w="1348" w:type="dxa"/>
            <w:shd w:val="clear" w:color="auto" w:fill="auto"/>
            <w:noWrap/>
            <w:vAlign w:val="bottom"/>
            <w:hideMark/>
            <w:tcPrChange w:id="980" w:author="Travis Edward Rooney" w:date="2022-02-27T13:26:00Z">
              <w:tcPr>
                <w:tcW w:w="1348" w:type="dxa"/>
                <w:tcBorders>
                  <w:top w:val="nil"/>
                  <w:left w:val="nil"/>
                  <w:bottom w:val="nil"/>
                  <w:right w:val="nil"/>
                </w:tcBorders>
                <w:shd w:val="clear" w:color="auto" w:fill="auto"/>
                <w:noWrap/>
                <w:vAlign w:val="bottom"/>
                <w:hideMark/>
              </w:tcPr>
            </w:tcPrChange>
          </w:tcPr>
          <w:p w14:paraId="08BDCA7C" w14:textId="77777777" w:rsidR="000E4825" w:rsidRPr="000E4825" w:rsidRDefault="000E4825">
            <w:pPr>
              <w:spacing w:after="0" w:line="240" w:lineRule="auto"/>
              <w:jc w:val="center"/>
              <w:rPr>
                <w:ins w:id="981" w:author="Travis Edward Rooney" w:date="2022-02-27T13:25:00Z"/>
                <w:rFonts w:ascii="Times New Roman" w:eastAsia="Times New Roman" w:hAnsi="Times New Roman" w:cs="Times New Roman"/>
                <w:color w:val="000000"/>
                <w:sz w:val="24"/>
                <w:szCs w:val="24"/>
                <w:rPrChange w:id="982" w:author="Travis Edward Rooney" w:date="2022-02-27T13:26:00Z">
                  <w:rPr>
                    <w:ins w:id="983" w:author="Travis Edward Rooney" w:date="2022-02-27T13:25:00Z"/>
                    <w:rFonts w:ascii="Lucida Grande" w:eastAsia="Times New Roman" w:hAnsi="Lucida Grande" w:cs="Lucida Grande"/>
                    <w:color w:val="000000"/>
                  </w:rPr>
                </w:rPrChange>
              </w:rPr>
              <w:pPrChange w:id="984" w:author="Travis Edward Rooney" w:date="2022-02-27T13:26:00Z">
                <w:pPr>
                  <w:spacing w:after="0" w:line="240" w:lineRule="auto"/>
                </w:pPr>
              </w:pPrChange>
            </w:pPr>
            <w:ins w:id="985" w:author="Travis Edward Rooney" w:date="2022-02-27T13:25:00Z">
              <w:r w:rsidRPr="000E4825">
                <w:rPr>
                  <w:rFonts w:ascii="Times New Roman" w:eastAsia="Times New Roman" w:hAnsi="Times New Roman" w:cs="Times New Roman"/>
                  <w:color w:val="000000"/>
                  <w:sz w:val="24"/>
                  <w:szCs w:val="24"/>
                  <w:rPrChange w:id="986"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987" w:author="Travis Edward Rooney" w:date="2022-02-27T13:26:00Z">
              <w:tcPr>
                <w:tcW w:w="1300" w:type="dxa"/>
                <w:tcBorders>
                  <w:top w:val="nil"/>
                  <w:left w:val="nil"/>
                  <w:bottom w:val="nil"/>
                  <w:right w:val="nil"/>
                </w:tcBorders>
                <w:shd w:val="clear" w:color="auto" w:fill="auto"/>
                <w:noWrap/>
                <w:vAlign w:val="center"/>
                <w:hideMark/>
              </w:tcPr>
            </w:tcPrChange>
          </w:tcPr>
          <w:p w14:paraId="740DA952" w14:textId="77777777" w:rsidR="000E4825" w:rsidRPr="000E4825" w:rsidRDefault="000E4825" w:rsidP="000E4825">
            <w:pPr>
              <w:spacing w:after="0" w:line="240" w:lineRule="auto"/>
              <w:jc w:val="center"/>
              <w:rPr>
                <w:ins w:id="988" w:author="Travis Edward Rooney" w:date="2022-02-27T13:25:00Z"/>
                <w:rFonts w:ascii="Times New Roman" w:eastAsia="Times New Roman" w:hAnsi="Times New Roman" w:cs="Times New Roman"/>
                <w:color w:val="000000"/>
                <w:sz w:val="24"/>
                <w:szCs w:val="24"/>
                <w:rPrChange w:id="989" w:author="Travis Edward Rooney" w:date="2022-02-27T13:26:00Z">
                  <w:rPr>
                    <w:ins w:id="990" w:author="Travis Edward Rooney" w:date="2022-02-27T13:25:00Z"/>
                    <w:rFonts w:ascii="Lucida Grande" w:eastAsia="Times New Roman" w:hAnsi="Lucida Grande" w:cs="Lucida Grande"/>
                    <w:color w:val="000000"/>
                  </w:rPr>
                </w:rPrChange>
              </w:rPr>
            </w:pPr>
            <w:ins w:id="991" w:author="Travis Edward Rooney" w:date="2022-02-27T13:25:00Z">
              <w:r w:rsidRPr="000E4825">
                <w:rPr>
                  <w:rFonts w:ascii="Times New Roman" w:eastAsia="Times New Roman" w:hAnsi="Times New Roman" w:cs="Times New Roman"/>
                  <w:color w:val="000000"/>
                  <w:sz w:val="24"/>
                  <w:szCs w:val="24"/>
                  <w:rPrChange w:id="992" w:author="Travis Edward Rooney" w:date="2022-02-27T13:26:00Z">
                    <w:rPr>
                      <w:rFonts w:ascii="Lucida Grande" w:eastAsia="Times New Roman" w:hAnsi="Lucida Grande" w:cs="Lucida Grande"/>
                      <w:color w:val="000000"/>
                    </w:rPr>
                  </w:rPrChange>
                </w:rPr>
                <w:t>0.263*</w:t>
              </w:r>
            </w:ins>
          </w:p>
        </w:tc>
        <w:tc>
          <w:tcPr>
            <w:tcW w:w="1300" w:type="dxa"/>
            <w:shd w:val="clear" w:color="auto" w:fill="auto"/>
            <w:noWrap/>
            <w:vAlign w:val="center"/>
            <w:hideMark/>
            <w:tcPrChange w:id="993" w:author="Travis Edward Rooney" w:date="2022-02-27T13:26:00Z">
              <w:tcPr>
                <w:tcW w:w="1300" w:type="dxa"/>
                <w:tcBorders>
                  <w:top w:val="nil"/>
                  <w:left w:val="nil"/>
                  <w:bottom w:val="nil"/>
                  <w:right w:val="nil"/>
                </w:tcBorders>
                <w:shd w:val="clear" w:color="auto" w:fill="auto"/>
                <w:noWrap/>
                <w:vAlign w:val="center"/>
                <w:hideMark/>
              </w:tcPr>
            </w:tcPrChange>
          </w:tcPr>
          <w:p w14:paraId="4B25AA6C" w14:textId="77777777" w:rsidR="000E4825" w:rsidRPr="000E4825" w:rsidRDefault="000E4825" w:rsidP="000E4825">
            <w:pPr>
              <w:spacing w:after="0" w:line="240" w:lineRule="auto"/>
              <w:jc w:val="center"/>
              <w:rPr>
                <w:ins w:id="994" w:author="Travis Edward Rooney" w:date="2022-02-27T13:25:00Z"/>
                <w:rFonts w:ascii="Times New Roman" w:eastAsia="Times New Roman" w:hAnsi="Times New Roman" w:cs="Times New Roman"/>
                <w:color w:val="000000"/>
                <w:sz w:val="24"/>
                <w:szCs w:val="24"/>
                <w:rPrChange w:id="995" w:author="Travis Edward Rooney" w:date="2022-02-27T13:26:00Z">
                  <w:rPr>
                    <w:ins w:id="996" w:author="Travis Edward Rooney" w:date="2022-02-27T13:25:00Z"/>
                    <w:rFonts w:ascii="Lucida Grande" w:eastAsia="Times New Roman" w:hAnsi="Lucida Grande" w:cs="Lucida Grande"/>
                    <w:color w:val="000000"/>
                  </w:rPr>
                </w:rPrChange>
              </w:rPr>
            </w:pPr>
            <w:ins w:id="997" w:author="Travis Edward Rooney" w:date="2022-02-27T13:25:00Z">
              <w:r w:rsidRPr="000E4825">
                <w:rPr>
                  <w:rFonts w:ascii="Times New Roman" w:eastAsia="Times New Roman" w:hAnsi="Times New Roman" w:cs="Times New Roman"/>
                  <w:color w:val="000000"/>
                  <w:sz w:val="24"/>
                  <w:szCs w:val="24"/>
                  <w:rPrChange w:id="998" w:author="Travis Edward Rooney" w:date="2022-02-27T13:26:00Z">
                    <w:rPr>
                      <w:rFonts w:ascii="Lucida Grande" w:eastAsia="Times New Roman" w:hAnsi="Lucida Grande" w:cs="Lucida Grande"/>
                      <w:color w:val="000000"/>
                    </w:rPr>
                  </w:rPrChange>
                </w:rPr>
                <w:t>0.268*</w:t>
              </w:r>
            </w:ins>
          </w:p>
        </w:tc>
        <w:tc>
          <w:tcPr>
            <w:tcW w:w="1300" w:type="dxa"/>
            <w:shd w:val="clear" w:color="auto" w:fill="auto"/>
            <w:noWrap/>
            <w:vAlign w:val="center"/>
            <w:hideMark/>
            <w:tcPrChange w:id="999" w:author="Travis Edward Rooney" w:date="2022-02-27T13:26:00Z">
              <w:tcPr>
                <w:tcW w:w="1300" w:type="dxa"/>
                <w:tcBorders>
                  <w:top w:val="nil"/>
                  <w:left w:val="nil"/>
                  <w:bottom w:val="nil"/>
                  <w:right w:val="nil"/>
                </w:tcBorders>
                <w:shd w:val="clear" w:color="auto" w:fill="auto"/>
                <w:noWrap/>
                <w:vAlign w:val="center"/>
                <w:hideMark/>
              </w:tcPr>
            </w:tcPrChange>
          </w:tcPr>
          <w:p w14:paraId="7F07BFFB" w14:textId="77777777" w:rsidR="000E4825" w:rsidRPr="000E4825" w:rsidRDefault="000E4825" w:rsidP="000E4825">
            <w:pPr>
              <w:spacing w:after="0" w:line="240" w:lineRule="auto"/>
              <w:jc w:val="center"/>
              <w:rPr>
                <w:ins w:id="1000" w:author="Travis Edward Rooney" w:date="2022-02-27T13:25:00Z"/>
                <w:rFonts w:ascii="Times New Roman" w:eastAsia="Times New Roman" w:hAnsi="Times New Roman" w:cs="Times New Roman"/>
                <w:color w:val="000000"/>
                <w:sz w:val="24"/>
                <w:szCs w:val="24"/>
                <w:rPrChange w:id="1001" w:author="Travis Edward Rooney" w:date="2022-02-27T13:26:00Z">
                  <w:rPr>
                    <w:ins w:id="1002" w:author="Travis Edward Rooney" w:date="2022-02-27T13:25:00Z"/>
                    <w:rFonts w:ascii="Lucida Grande" w:eastAsia="Times New Roman" w:hAnsi="Lucida Grande" w:cs="Lucida Grande"/>
                    <w:color w:val="000000"/>
                  </w:rPr>
                </w:rPrChange>
              </w:rPr>
            </w:pPr>
            <w:ins w:id="1003" w:author="Travis Edward Rooney" w:date="2022-02-27T13:25:00Z">
              <w:r w:rsidRPr="000E4825">
                <w:rPr>
                  <w:rFonts w:ascii="Times New Roman" w:eastAsia="Times New Roman" w:hAnsi="Times New Roman" w:cs="Times New Roman"/>
                  <w:color w:val="000000"/>
                  <w:sz w:val="24"/>
                  <w:szCs w:val="24"/>
                  <w:rPrChange w:id="1004" w:author="Travis Edward Rooney" w:date="2022-02-27T13:26:00Z">
                    <w:rPr>
                      <w:rFonts w:ascii="Lucida Grande" w:eastAsia="Times New Roman" w:hAnsi="Lucida Grande" w:cs="Lucida Grande"/>
                      <w:color w:val="000000"/>
                    </w:rPr>
                  </w:rPrChange>
                </w:rPr>
                <w:t>0.089</w:t>
              </w:r>
            </w:ins>
          </w:p>
        </w:tc>
      </w:tr>
      <w:tr w:rsidR="000E4825" w:rsidRPr="000E4825" w14:paraId="7413E090" w14:textId="77777777" w:rsidTr="000E4825">
        <w:trPr>
          <w:trHeight w:val="300"/>
          <w:ins w:id="1005" w:author="Travis Edward Rooney" w:date="2022-02-27T13:25:00Z"/>
          <w:trPrChange w:id="1006" w:author="Travis Edward Rooney" w:date="2022-02-27T13:26:00Z">
            <w:trPr>
              <w:trHeight w:val="300"/>
            </w:trPr>
          </w:trPrChange>
        </w:trPr>
        <w:tc>
          <w:tcPr>
            <w:tcW w:w="1300" w:type="dxa"/>
            <w:shd w:val="clear" w:color="auto" w:fill="auto"/>
            <w:noWrap/>
            <w:vAlign w:val="bottom"/>
            <w:hideMark/>
            <w:tcPrChange w:id="1007" w:author="Travis Edward Rooney" w:date="2022-02-27T13:26:00Z">
              <w:tcPr>
                <w:tcW w:w="1300" w:type="dxa"/>
                <w:tcBorders>
                  <w:top w:val="nil"/>
                  <w:left w:val="nil"/>
                  <w:bottom w:val="nil"/>
                  <w:right w:val="nil"/>
                </w:tcBorders>
                <w:shd w:val="clear" w:color="auto" w:fill="auto"/>
                <w:noWrap/>
                <w:vAlign w:val="bottom"/>
                <w:hideMark/>
              </w:tcPr>
            </w:tcPrChange>
          </w:tcPr>
          <w:p w14:paraId="7557CE1F" w14:textId="77777777" w:rsidR="000E4825" w:rsidRPr="000E4825" w:rsidRDefault="000E4825">
            <w:pPr>
              <w:spacing w:after="0" w:line="240" w:lineRule="auto"/>
              <w:jc w:val="center"/>
              <w:rPr>
                <w:ins w:id="1008" w:author="Travis Edward Rooney" w:date="2022-02-27T13:25:00Z"/>
                <w:rFonts w:ascii="Times New Roman" w:eastAsia="Times New Roman" w:hAnsi="Times New Roman" w:cs="Times New Roman"/>
                <w:color w:val="000000"/>
                <w:sz w:val="24"/>
                <w:szCs w:val="24"/>
                <w:rPrChange w:id="1009" w:author="Travis Edward Rooney" w:date="2022-02-27T13:26:00Z">
                  <w:rPr>
                    <w:ins w:id="1010" w:author="Travis Edward Rooney" w:date="2022-02-27T13:25:00Z"/>
                    <w:rFonts w:ascii="Lucida Grande" w:eastAsia="Times New Roman" w:hAnsi="Lucida Grande" w:cs="Lucida Grande"/>
                    <w:color w:val="000000"/>
                  </w:rPr>
                </w:rPrChange>
              </w:rPr>
              <w:pPrChange w:id="1011" w:author="Travis Edward Rooney" w:date="2022-02-27T13:26:00Z">
                <w:pPr>
                  <w:spacing w:after="0" w:line="240" w:lineRule="auto"/>
                </w:pPr>
              </w:pPrChange>
            </w:pPr>
            <w:ins w:id="1012" w:author="Travis Edward Rooney" w:date="2022-02-27T13:25:00Z">
              <w:r w:rsidRPr="000E4825">
                <w:rPr>
                  <w:rFonts w:ascii="Times New Roman" w:eastAsia="Times New Roman" w:hAnsi="Times New Roman" w:cs="Times New Roman"/>
                  <w:color w:val="000000"/>
                  <w:sz w:val="24"/>
                  <w:szCs w:val="24"/>
                  <w:rPrChange w:id="1013" w:author="Travis Edward Rooney" w:date="2022-02-27T13:26:00Z">
                    <w:rPr>
                      <w:rFonts w:ascii="Lucida Grande" w:eastAsia="Times New Roman" w:hAnsi="Lucida Grande" w:cs="Lucida Grande"/>
                      <w:color w:val="000000"/>
                    </w:rPr>
                  </w:rPrChange>
                </w:rPr>
                <w:t>AA</w:t>
              </w:r>
            </w:ins>
          </w:p>
        </w:tc>
        <w:tc>
          <w:tcPr>
            <w:tcW w:w="1348" w:type="dxa"/>
            <w:shd w:val="clear" w:color="auto" w:fill="auto"/>
            <w:noWrap/>
            <w:vAlign w:val="bottom"/>
            <w:hideMark/>
            <w:tcPrChange w:id="1014" w:author="Travis Edward Rooney" w:date="2022-02-27T13:26:00Z">
              <w:tcPr>
                <w:tcW w:w="1348" w:type="dxa"/>
                <w:tcBorders>
                  <w:top w:val="nil"/>
                  <w:left w:val="nil"/>
                  <w:bottom w:val="nil"/>
                  <w:right w:val="nil"/>
                </w:tcBorders>
                <w:shd w:val="clear" w:color="auto" w:fill="auto"/>
                <w:noWrap/>
                <w:vAlign w:val="bottom"/>
                <w:hideMark/>
              </w:tcPr>
            </w:tcPrChange>
          </w:tcPr>
          <w:p w14:paraId="448B6CB4" w14:textId="77777777" w:rsidR="000E4825" w:rsidRPr="000E4825" w:rsidRDefault="000E4825">
            <w:pPr>
              <w:spacing w:after="0" w:line="240" w:lineRule="auto"/>
              <w:jc w:val="center"/>
              <w:rPr>
                <w:ins w:id="1015" w:author="Travis Edward Rooney" w:date="2022-02-27T13:25:00Z"/>
                <w:rFonts w:ascii="Times New Roman" w:eastAsia="Times New Roman" w:hAnsi="Times New Roman" w:cs="Times New Roman"/>
                <w:color w:val="000000"/>
                <w:sz w:val="24"/>
                <w:szCs w:val="24"/>
                <w:rPrChange w:id="1016" w:author="Travis Edward Rooney" w:date="2022-02-27T13:26:00Z">
                  <w:rPr>
                    <w:ins w:id="1017" w:author="Travis Edward Rooney" w:date="2022-02-27T13:25:00Z"/>
                    <w:rFonts w:ascii="Lucida Grande" w:eastAsia="Times New Roman" w:hAnsi="Lucida Grande" w:cs="Lucida Grande"/>
                    <w:color w:val="000000"/>
                  </w:rPr>
                </w:rPrChange>
              </w:rPr>
              <w:pPrChange w:id="1018" w:author="Travis Edward Rooney" w:date="2022-02-27T13:26:00Z">
                <w:pPr>
                  <w:spacing w:after="0" w:line="240" w:lineRule="auto"/>
                </w:pPr>
              </w:pPrChange>
            </w:pPr>
            <w:ins w:id="1019" w:author="Travis Edward Rooney" w:date="2022-02-27T13:25:00Z">
              <w:r w:rsidRPr="000E4825">
                <w:rPr>
                  <w:rFonts w:ascii="Times New Roman" w:eastAsia="Times New Roman" w:hAnsi="Times New Roman" w:cs="Times New Roman"/>
                  <w:color w:val="000000"/>
                  <w:sz w:val="24"/>
                  <w:szCs w:val="24"/>
                  <w:rPrChange w:id="1020"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021" w:author="Travis Edward Rooney" w:date="2022-02-27T13:26:00Z">
              <w:tcPr>
                <w:tcW w:w="1300" w:type="dxa"/>
                <w:tcBorders>
                  <w:top w:val="nil"/>
                  <w:left w:val="nil"/>
                  <w:bottom w:val="nil"/>
                  <w:right w:val="nil"/>
                </w:tcBorders>
                <w:shd w:val="clear" w:color="auto" w:fill="auto"/>
                <w:noWrap/>
                <w:vAlign w:val="center"/>
                <w:hideMark/>
              </w:tcPr>
            </w:tcPrChange>
          </w:tcPr>
          <w:p w14:paraId="33D60F88" w14:textId="77777777" w:rsidR="000E4825" w:rsidRPr="000E4825" w:rsidRDefault="000E4825" w:rsidP="000E4825">
            <w:pPr>
              <w:spacing w:after="0" w:line="240" w:lineRule="auto"/>
              <w:jc w:val="center"/>
              <w:rPr>
                <w:ins w:id="1022" w:author="Travis Edward Rooney" w:date="2022-02-27T13:25:00Z"/>
                <w:rFonts w:ascii="Times New Roman" w:eastAsia="Times New Roman" w:hAnsi="Times New Roman" w:cs="Times New Roman"/>
                <w:color w:val="000000"/>
                <w:sz w:val="24"/>
                <w:szCs w:val="24"/>
                <w:rPrChange w:id="1023" w:author="Travis Edward Rooney" w:date="2022-02-27T13:26:00Z">
                  <w:rPr>
                    <w:ins w:id="1024" w:author="Travis Edward Rooney" w:date="2022-02-27T13:25:00Z"/>
                    <w:rFonts w:ascii="Lucida Grande" w:eastAsia="Times New Roman" w:hAnsi="Lucida Grande" w:cs="Lucida Grande"/>
                    <w:color w:val="000000"/>
                  </w:rPr>
                </w:rPrChange>
              </w:rPr>
            </w:pPr>
            <w:ins w:id="1025" w:author="Travis Edward Rooney" w:date="2022-02-27T13:25:00Z">
              <w:r w:rsidRPr="000E4825">
                <w:rPr>
                  <w:rFonts w:ascii="Times New Roman" w:eastAsia="Times New Roman" w:hAnsi="Times New Roman" w:cs="Times New Roman"/>
                  <w:color w:val="000000"/>
                  <w:sz w:val="24"/>
                  <w:szCs w:val="24"/>
                  <w:rPrChange w:id="1026" w:author="Travis Edward Rooney" w:date="2022-02-27T13:26:00Z">
                    <w:rPr>
                      <w:rFonts w:ascii="Lucida Grande" w:eastAsia="Times New Roman" w:hAnsi="Lucida Grande" w:cs="Lucida Grande"/>
                      <w:color w:val="000000"/>
                    </w:rPr>
                  </w:rPrChange>
                </w:rPr>
                <w:t>-0.089</w:t>
              </w:r>
            </w:ins>
          </w:p>
        </w:tc>
        <w:tc>
          <w:tcPr>
            <w:tcW w:w="1300" w:type="dxa"/>
            <w:shd w:val="clear" w:color="auto" w:fill="auto"/>
            <w:noWrap/>
            <w:vAlign w:val="center"/>
            <w:hideMark/>
            <w:tcPrChange w:id="1027" w:author="Travis Edward Rooney" w:date="2022-02-27T13:26:00Z">
              <w:tcPr>
                <w:tcW w:w="1300" w:type="dxa"/>
                <w:tcBorders>
                  <w:top w:val="nil"/>
                  <w:left w:val="nil"/>
                  <w:bottom w:val="nil"/>
                  <w:right w:val="nil"/>
                </w:tcBorders>
                <w:shd w:val="clear" w:color="auto" w:fill="auto"/>
                <w:noWrap/>
                <w:vAlign w:val="center"/>
                <w:hideMark/>
              </w:tcPr>
            </w:tcPrChange>
          </w:tcPr>
          <w:p w14:paraId="361E9B97" w14:textId="77777777" w:rsidR="000E4825" w:rsidRPr="000E4825" w:rsidRDefault="000E4825" w:rsidP="000E4825">
            <w:pPr>
              <w:spacing w:after="0" w:line="240" w:lineRule="auto"/>
              <w:jc w:val="center"/>
              <w:rPr>
                <w:ins w:id="1028" w:author="Travis Edward Rooney" w:date="2022-02-27T13:25:00Z"/>
                <w:rFonts w:ascii="Times New Roman" w:eastAsia="Times New Roman" w:hAnsi="Times New Roman" w:cs="Times New Roman"/>
                <w:color w:val="000000"/>
                <w:sz w:val="24"/>
                <w:szCs w:val="24"/>
                <w:rPrChange w:id="1029" w:author="Travis Edward Rooney" w:date="2022-02-27T13:26:00Z">
                  <w:rPr>
                    <w:ins w:id="1030" w:author="Travis Edward Rooney" w:date="2022-02-27T13:25:00Z"/>
                    <w:rFonts w:ascii="Lucida Grande" w:eastAsia="Times New Roman" w:hAnsi="Lucida Grande" w:cs="Lucida Grande"/>
                    <w:color w:val="000000"/>
                  </w:rPr>
                </w:rPrChange>
              </w:rPr>
            </w:pPr>
            <w:ins w:id="1031" w:author="Travis Edward Rooney" w:date="2022-02-27T13:25:00Z">
              <w:r w:rsidRPr="000E4825">
                <w:rPr>
                  <w:rFonts w:ascii="Times New Roman" w:eastAsia="Times New Roman" w:hAnsi="Times New Roman" w:cs="Times New Roman"/>
                  <w:color w:val="000000"/>
                  <w:sz w:val="24"/>
                  <w:szCs w:val="24"/>
                  <w:rPrChange w:id="1032" w:author="Travis Edward Rooney" w:date="2022-02-27T13:26:00Z">
                    <w:rPr>
                      <w:rFonts w:ascii="Lucida Grande" w:eastAsia="Times New Roman" w:hAnsi="Lucida Grande" w:cs="Lucida Grande"/>
                      <w:color w:val="000000"/>
                    </w:rPr>
                  </w:rPrChange>
                </w:rPr>
                <w:t>0.054</w:t>
              </w:r>
            </w:ins>
          </w:p>
        </w:tc>
        <w:tc>
          <w:tcPr>
            <w:tcW w:w="1300" w:type="dxa"/>
            <w:shd w:val="clear" w:color="auto" w:fill="auto"/>
            <w:noWrap/>
            <w:vAlign w:val="center"/>
            <w:hideMark/>
            <w:tcPrChange w:id="1033" w:author="Travis Edward Rooney" w:date="2022-02-27T13:26:00Z">
              <w:tcPr>
                <w:tcW w:w="1300" w:type="dxa"/>
                <w:tcBorders>
                  <w:top w:val="nil"/>
                  <w:left w:val="nil"/>
                  <w:bottom w:val="nil"/>
                  <w:right w:val="nil"/>
                </w:tcBorders>
                <w:shd w:val="clear" w:color="auto" w:fill="auto"/>
                <w:noWrap/>
                <w:vAlign w:val="center"/>
                <w:hideMark/>
              </w:tcPr>
            </w:tcPrChange>
          </w:tcPr>
          <w:p w14:paraId="4F43B8C3" w14:textId="77777777" w:rsidR="000E4825" w:rsidRPr="000E4825" w:rsidRDefault="000E4825" w:rsidP="000E4825">
            <w:pPr>
              <w:spacing w:after="0" w:line="240" w:lineRule="auto"/>
              <w:jc w:val="center"/>
              <w:rPr>
                <w:ins w:id="1034" w:author="Travis Edward Rooney" w:date="2022-02-27T13:25:00Z"/>
                <w:rFonts w:ascii="Times New Roman" w:eastAsia="Times New Roman" w:hAnsi="Times New Roman" w:cs="Times New Roman"/>
                <w:color w:val="000000"/>
                <w:sz w:val="24"/>
                <w:szCs w:val="24"/>
                <w:rPrChange w:id="1035" w:author="Travis Edward Rooney" w:date="2022-02-27T13:26:00Z">
                  <w:rPr>
                    <w:ins w:id="1036" w:author="Travis Edward Rooney" w:date="2022-02-27T13:25:00Z"/>
                    <w:rFonts w:ascii="Lucida Grande" w:eastAsia="Times New Roman" w:hAnsi="Lucida Grande" w:cs="Lucida Grande"/>
                    <w:color w:val="000000"/>
                  </w:rPr>
                </w:rPrChange>
              </w:rPr>
            </w:pPr>
            <w:ins w:id="1037" w:author="Travis Edward Rooney" w:date="2022-02-27T13:25:00Z">
              <w:r w:rsidRPr="000E4825">
                <w:rPr>
                  <w:rFonts w:ascii="Times New Roman" w:eastAsia="Times New Roman" w:hAnsi="Times New Roman" w:cs="Times New Roman"/>
                  <w:color w:val="000000"/>
                  <w:sz w:val="24"/>
                  <w:szCs w:val="24"/>
                  <w:rPrChange w:id="1038" w:author="Travis Edward Rooney" w:date="2022-02-27T13:26:00Z">
                    <w:rPr>
                      <w:rFonts w:ascii="Lucida Grande" w:eastAsia="Times New Roman" w:hAnsi="Lucida Grande" w:cs="Lucida Grande"/>
                      <w:color w:val="000000"/>
                    </w:rPr>
                  </w:rPrChange>
                </w:rPr>
                <w:t>-0.397*</w:t>
              </w:r>
            </w:ins>
          </w:p>
        </w:tc>
      </w:tr>
      <w:tr w:rsidR="000E4825" w:rsidRPr="000E4825" w14:paraId="6387ECC2" w14:textId="77777777" w:rsidTr="000E4825">
        <w:trPr>
          <w:trHeight w:val="300"/>
          <w:ins w:id="1039" w:author="Travis Edward Rooney" w:date="2022-02-27T13:25:00Z"/>
          <w:trPrChange w:id="1040" w:author="Travis Edward Rooney" w:date="2022-02-27T13:26:00Z">
            <w:trPr>
              <w:trHeight w:val="300"/>
            </w:trPr>
          </w:trPrChange>
        </w:trPr>
        <w:tc>
          <w:tcPr>
            <w:tcW w:w="1300" w:type="dxa"/>
            <w:shd w:val="clear" w:color="auto" w:fill="auto"/>
            <w:noWrap/>
            <w:vAlign w:val="bottom"/>
            <w:hideMark/>
            <w:tcPrChange w:id="1041" w:author="Travis Edward Rooney" w:date="2022-02-27T13:26:00Z">
              <w:tcPr>
                <w:tcW w:w="1300" w:type="dxa"/>
                <w:tcBorders>
                  <w:top w:val="nil"/>
                  <w:left w:val="nil"/>
                  <w:bottom w:val="nil"/>
                  <w:right w:val="nil"/>
                </w:tcBorders>
                <w:shd w:val="clear" w:color="auto" w:fill="auto"/>
                <w:noWrap/>
                <w:vAlign w:val="bottom"/>
                <w:hideMark/>
              </w:tcPr>
            </w:tcPrChange>
          </w:tcPr>
          <w:p w14:paraId="399AD858" w14:textId="77777777" w:rsidR="000E4825" w:rsidRPr="000E4825" w:rsidRDefault="000E4825">
            <w:pPr>
              <w:spacing w:after="0" w:line="240" w:lineRule="auto"/>
              <w:jc w:val="center"/>
              <w:rPr>
                <w:ins w:id="1042" w:author="Travis Edward Rooney" w:date="2022-02-27T13:25:00Z"/>
                <w:rFonts w:ascii="Times New Roman" w:eastAsia="Times New Roman" w:hAnsi="Times New Roman" w:cs="Times New Roman"/>
                <w:color w:val="000000"/>
                <w:sz w:val="24"/>
                <w:szCs w:val="24"/>
                <w:rPrChange w:id="1043" w:author="Travis Edward Rooney" w:date="2022-02-27T13:26:00Z">
                  <w:rPr>
                    <w:ins w:id="1044" w:author="Travis Edward Rooney" w:date="2022-02-27T13:25:00Z"/>
                    <w:rFonts w:ascii="Lucida Grande" w:eastAsia="Times New Roman" w:hAnsi="Lucida Grande" w:cs="Lucida Grande"/>
                    <w:color w:val="000000"/>
                  </w:rPr>
                </w:rPrChange>
              </w:rPr>
              <w:pPrChange w:id="1045" w:author="Travis Edward Rooney" w:date="2022-02-27T13:26:00Z">
                <w:pPr>
                  <w:spacing w:after="0" w:line="240" w:lineRule="auto"/>
                </w:pPr>
              </w:pPrChange>
            </w:pPr>
            <w:ins w:id="1046" w:author="Travis Edward Rooney" w:date="2022-02-27T13:25:00Z">
              <w:r w:rsidRPr="000E4825">
                <w:rPr>
                  <w:rFonts w:ascii="Times New Roman" w:eastAsia="Times New Roman" w:hAnsi="Times New Roman" w:cs="Times New Roman"/>
                  <w:color w:val="000000"/>
                  <w:sz w:val="24"/>
                  <w:szCs w:val="24"/>
                  <w:rPrChange w:id="1047" w:author="Travis Edward Rooney" w:date="2022-02-27T13:26:00Z">
                    <w:rPr>
                      <w:rFonts w:ascii="Lucida Grande" w:eastAsia="Times New Roman" w:hAnsi="Lucida Grande" w:cs="Lucida Grande"/>
                      <w:color w:val="000000"/>
                    </w:rPr>
                  </w:rPrChange>
                </w:rPr>
                <w:t>BG</w:t>
              </w:r>
            </w:ins>
          </w:p>
        </w:tc>
        <w:tc>
          <w:tcPr>
            <w:tcW w:w="1348" w:type="dxa"/>
            <w:shd w:val="clear" w:color="auto" w:fill="auto"/>
            <w:noWrap/>
            <w:vAlign w:val="bottom"/>
            <w:hideMark/>
            <w:tcPrChange w:id="1048" w:author="Travis Edward Rooney" w:date="2022-02-27T13:26:00Z">
              <w:tcPr>
                <w:tcW w:w="1348" w:type="dxa"/>
                <w:tcBorders>
                  <w:top w:val="nil"/>
                  <w:left w:val="nil"/>
                  <w:bottom w:val="nil"/>
                  <w:right w:val="nil"/>
                </w:tcBorders>
                <w:shd w:val="clear" w:color="auto" w:fill="auto"/>
                <w:noWrap/>
                <w:vAlign w:val="bottom"/>
                <w:hideMark/>
              </w:tcPr>
            </w:tcPrChange>
          </w:tcPr>
          <w:p w14:paraId="046A6E55" w14:textId="77777777" w:rsidR="000E4825" w:rsidRPr="000E4825" w:rsidRDefault="000E4825">
            <w:pPr>
              <w:spacing w:after="0" w:line="240" w:lineRule="auto"/>
              <w:jc w:val="center"/>
              <w:rPr>
                <w:ins w:id="1049" w:author="Travis Edward Rooney" w:date="2022-02-27T13:25:00Z"/>
                <w:rFonts w:ascii="Times New Roman" w:eastAsia="Times New Roman" w:hAnsi="Times New Roman" w:cs="Times New Roman"/>
                <w:color w:val="000000"/>
                <w:sz w:val="24"/>
                <w:szCs w:val="24"/>
                <w:rPrChange w:id="1050" w:author="Travis Edward Rooney" w:date="2022-02-27T13:26:00Z">
                  <w:rPr>
                    <w:ins w:id="1051" w:author="Travis Edward Rooney" w:date="2022-02-27T13:25:00Z"/>
                    <w:rFonts w:ascii="Lucida Grande" w:eastAsia="Times New Roman" w:hAnsi="Lucida Grande" w:cs="Lucida Grande"/>
                    <w:color w:val="000000"/>
                  </w:rPr>
                </w:rPrChange>
              </w:rPr>
              <w:pPrChange w:id="1052" w:author="Travis Edward Rooney" w:date="2022-02-27T13:26:00Z">
                <w:pPr>
                  <w:spacing w:after="0" w:line="240" w:lineRule="auto"/>
                </w:pPr>
              </w:pPrChange>
            </w:pPr>
            <w:ins w:id="1053" w:author="Travis Edward Rooney" w:date="2022-02-27T13:25:00Z">
              <w:r w:rsidRPr="000E4825">
                <w:rPr>
                  <w:rFonts w:ascii="Times New Roman" w:eastAsia="Times New Roman" w:hAnsi="Times New Roman" w:cs="Times New Roman"/>
                  <w:color w:val="000000"/>
                  <w:sz w:val="24"/>
                  <w:szCs w:val="24"/>
                  <w:rPrChange w:id="1054" w:author="Travis Edward Rooney" w:date="2022-02-27T13:26:00Z">
                    <w:rPr>
                      <w:rFonts w:ascii="Lucida Grande" w:eastAsia="Times New Roman" w:hAnsi="Lucida Grande" w:cs="Lucida Grande"/>
                      <w:color w:val="000000"/>
                    </w:rPr>
                  </w:rPrChange>
                </w:rPr>
                <w:t>D</w:t>
              </w:r>
            </w:ins>
          </w:p>
        </w:tc>
        <w:tc>
          <w:tcPr>
            <w:tcW w:w="1300" w:type="dxa"/>
            <w:shd w:val="clear" w:color="auto" w:fill="auto"/>
            <w:noWrap/>
            <w:vAlign w:val="center"/>
            <w:hideMark/>
            <w:tcPrChange w:id="1055" w:author="Travis Edward Rooney" w:date="2022-02-27T13:26:00Z">
              <w:tcPr>
                <w:tcW w:w="1300" w:type="dxa"/>
                <w:tcBorders>
                  <w:top w:val="nil"/>
                  <w:left w:val="nil"/>
                  <w:bottom w:val="nil"/>
                  <w:right w:val="nil"/>
                </w:tcBorders>
                <w:shd w:val="clear" w:color="auto" w:fill="auto"/>
                <w:noWrap/>
                <w:vAlign w:val="center"/>
                <w:hideMark/>
              </w:tcPr>
            </w:tcPrChange>
          </w:tcPr>
          <w:p w14:paraId="02175580" w14:textId="77777777" w:rsidR="000E4825" w:rsidRPr="000E4825" w:rsidRDefault="000E4825" w:rsidP="000E4825">
            <w:pPr>
              <w:spacing w:after="0" w:line="240" w:lineRule="auto"/>
              <w:jc w:val="center"/>
              <w:rPr>
                <w:ins w:id="1056" w:author="Travis Edward Rooney" w:date="2022-02-27T13:25:00Z"/>
                <w:rFonts w:ascii="Times New Roman" w:eastAsia="Times New Roman" w:hAnsi="Times New Roman" w:cs="Times New Roman"/>
                <w:color w:val="000000"/>
                <w:sz w:val="24"/>
                <w:szCs w:val="24"/>
                <w:rPrChange w:id="1057" w:author="Travis Edward Rooney" w:date="2022-02-27T13:26:00Z">
                  <w:rPr>
                    <w:ins w:id="1058" w:author="Travis Edward Rooney" w:date="2022-02-27T13:25:00Z"/>
                    <w:rFonts w:ascii="Lucida Grande" w:eastAsia="Times New Roman" w:hAnsi="Lucida Grande" w:cs="Lucida Grande"/>
                    <w:color w:val="000000"/>
                  </w:rPr>
                </w:rPrChange>
              </w:rPr>
            </w:pPr>
            <w:ins w:id="1059" w:author="Travis Edward Rooney" w:date="2022-02-27T13:25:00Z">
              <w:r w:rsidRPr="000E4825">
                <w:rPr>
                  <w:rFonts w:ascii="Times New Roman" w:eastAsia="Times New Roman" w:hAnsi="Times New Roman" w:cs="Times New Roman"/>
                  <w:color w:val="000000"/>
                  <w:sz w:val="24"/>
                  <w:szCs w:val="24"/>
                  <w:rPrChange w:id="1060" w:author="Travis Edward Rooney" w:date="2022-02-27T13:26:00Z">
                    <w:rPr>
                      <w:rFonts w:ascii="Lucida Grande" w:eastAsia="Times New Roman" w:hAnsi="Lucida Grande" w:cs="Lucida Grande"/>
                      <w:color w:val="000000"/>
                    </w:rPr>
                  </w:rPrChange>
                </w:rPr>
                <w:t>-0.343</w:t>
              </w:r>
            </w:ins>
          </w:p>
        </w:tc>
        <w:tc>
          <w:tcPr>
            <w:tcW w:w="1300" w:type="dxa"/>
            <w:shd w:val="clear" w:color="auto" w:fill="auto"/>
            <w:noWrap/>
            <w:vAlign w:val="center"/>
            <w:hideMark/>
            <w:tcPrChange w:id="1061" w:author="Travis Edward Rooney" w:date="2022-02-27T13:26:00Z">
              <w:tcPr>
                <w:tcW w:w="1300" w:type="dxa"/>
                <w:tcBorders>
                  <w:top w:val="nil"/>
                  <w:left w:val="nil"/>
                  <w:bottom w:val="nil"/>
                  <w:right w:val="nil"/>
                </w:tcBorders>
                <w:shd w:val="clear" w:color="auto" w:fill="auto"/>
                <w:noWrap/>
                <w:vAlign w:val="center"/>
                <w:hideMark/>
              </w:tcPr>
            </w:tcPrChange>
          </w:tcPr>
          <w:p w14:paraId="5437BFD4" w14:textId="77777777" w:rsidR="000E4825" w:rsidRPr="000E4825" w:rsidRDefault="000E4825" w:rsidP="000E4825">
            <w:pPr>
              <w:spacing w:after="0" w:line="240" w:lineRule="auto"/>
              <w:jc w:val="center"/>
              <w:rPr>
                <w:ins w:id="1062" w:author="Travis Edward Rooney" w:date="2022-02-27T13:25:00Z"/>
                <w:rFonts w:ascii="Times New Roman" w:eastAsia="Times New Roman" w:hAnsi="Times New Roman" w:cs="Times New Roman"/>
                <w:color w:val="000000"/>
                <w:sz w:val="24"/>
                <w:szCs w:val="24"/>
                <w:rPrChange w:id="1063" w:author="Travis Edward Rooney" w:date="2022-02-27T13:26:00Z">
                  <w:rPr>
                    <w:ins w:id="1064" w:author="Travis Edward Rooney" w:date="2022-02-27T13:25:00Z"/>
                    <w:rFonts w:ascii="Lucida Grande" w:eastAsia="Times New Roman" w:hAnsi="Lucida Grande" w:cs="Lucida Grande"/>
                    <w:color w:val="000000"/>
                  </w:rPr>
                </w:rPrChange>
              </w:rPr>
            </w:pPr>
            <w:ins w:id="1065" w:author="Travis Edward Rooney" w:date="2022-02-27T13:25:00Z">
              <w:r w:rsidRPr="000E4825">
                <w:rPr>
                  <w:rFonts w:ascii="Times New Roman" w:eastAsia="Times New Roman" w:hAnsi="Times New Roman" w:cs="Times New Roman"/>
                  <w:color w:val="000000"/>
                  <w:sz w:val="24"/>
                  <w:szCs w:val="24"/>
                  <w:rPrChange w:id="1066" w:author="Travis Edward Rooney" w:date="2022-02-27T13:26:00Z">
                    <w:rPr>
                      <w:rFonts w:ascii="Lucida Grande" w:eastAsia="Times New Roman" w:hAnsi="Lucida Grande" w:cs="Lucida Grande"/>
                      <w:color w:val="000000"/>
                    </w:rPr>
                  </w:rPrChange>
                </w:rPr>
                <w:t>-0.574*</w:t>
              </w:r>
            </w:ins>
          </w:p>
        </w:tc>
        <w:tc>
          <w:tcPr>
            <w:tcW w:w="1300" w:type="dxa"/>
            <w:shd w:val="clear" w:color="auto" w:fill="auto"/>
            <w:noWrap/>
            <w:vAlign w:val="center"/>
            <w:hideMark/>
            <w:tcPrChange w:id="1067" w:author="Travis Edward Rooney" w:date="2022-02-27T13:26:00Z">
              <w:tcPr>
                <w:tcW w:w="1300" w:type="dxa"/>
                <w:tcBorders>
                  <w:top w:val="nil"/>
                  <w:left w:val="nil"/>
                  <w:bottom w:val="nil"/>
                  <w:right w:val="nil"/>
                </w:tcBorders>
                <w:shd w:val="clear" w:color="auto" w:fill="auto"/>
                <w:noWrap/>
                <w:vAlign w:val="center"/>
                <w:hideMark/>
              </w:tcPr>
            </w:tcPrChange>
          </w:tcPr>
          <w:p w14:paraId="79C707EC" w14:textId="77777777" w:rsidR="000E4825" w:rsidRPr="000E4825" w:rsidRDefault="000E4825" w:rsidP="000E4825">
            <w:pPr>
              <w:spacing w:after="0" w:line="240" w:lineRule="auto"/>
              <w:jc w:val="center"/>
              <w:rPr>
                <w:ins w:id="1068" w:author="Travis Edward Rooney" w:date="2022-02-27T13:25:00Z"/>
                <w:rFonts w:ascii="Times New Roman" w:eastAsia="Times New Roman" w:hAnsi="Times New Roman" w:cs="Times New Roman"/>
                <w:color w:val="000000"/>
                <w:sz w:val="24"/>
                <w:szCs w:val="24"/>
                <w:rPrChange w:id="1069" w:author="Travis Edward Rooney" w:date="2022-02-27T13:26:00Z">
                  <w:rPr>
                    <w:ins w:id="1070" w:author="Travis Edward Rooney" w:date="2022-02-27T13:25:00Z"/>
                    <w:rFonts w:ascii="Lucida Grande" w:eastAsia="Times New Roman" w:hAnsi="Lucida Grande" w:cs="Lucida Grande"/>
                    <w:color w:val="000000"/>
                  </w:rPr>
                </w:rPrChange>
              </w:rPr>
            </w:pPr>
            <w:ins w:id="1071" w:author="Travis Edward Rooney" w:date="2022-02-27T13:25:00Z">
              <w:r w:rsidRPr="000E4825">
                <w:rPr>
                  <w:rFonts w:ascii="Times New Roman" w:eastAsia="Times New Roman" w:hAnsi="Times New Roman" w:cs="Times New Roman"/>
                  <w:color w:val="000000"/>
                  <w:sz w:val="24"/>
                  <w:szCs w:val="24"/>
                  <w:rPrChange w:id="1072" w:author="Travis Edward Rooney" w:date="2022-02-27T13:26:00Z">
                    <w:rPr>
                      <w:rFonts w:ascii="Lucida Grande" w:eastAsia="Times New Roman" w:hAnsi="Lucida Grande" w:cs="Lucida Grande"/>
                      <w:color w:val="000000"/>
                    </w:rPr>
                  </w:rPrChange>
                </w:rPr>
                <w:t>-0.766*</w:t>
              </w:r>
            </w:ins>
          </w:p>
        </w:tc>
      </w:tr>
      <w:tr w:rsidR="000E4825" w:rsidRPr="000E4825" w14:paraId="329335DB" w14:textId="77777777" w:rsidTr="000E4825">
        <w:trPr>
          <w:trHeight w:val="300"/>
          <w:ins w:id="1073" w:author="Travis Edward Rooney" w:date="2022-02-27T13:25:00Z"/>
          <w:trPrChange w:id="1074" w:author="Travis Edward Rooney" w:date="2022-02-27T13:26:00Z">
            <w:trPr>
              <w:trHeight w:val="300"/>
            </w:trPr>
          </w:trPrChange>
        </w:trPr>
        <w:tc>
          <w:tcPr>
            <w:tcW w:w="1300" w:type="dxa"/>
            <w:shd w:val="clear" w:color="auto" w:fill="auto"/>
            <w:noWrap/>
            <w:vAlign w:val="bottom"/>
            <w:hideMark/>
            <w:tcPrChange w:id="1075" w:author="Travis Edward Rooney" w:date="2022-02-27T13:26:00Z">
              <w:tcPr>
                <w:tcW w:w="1300" w:type="dxa"/>
                <w:tcBorders>
                  <w:top w:val="nil"/>
                  <w:left w:val="nil"/>
                  <w:bottom w:val="nil"/>
                  <w:right w:val="nil"/>
                </w:tcBorders>
                <w:shd w:val="clear" w:color="auto" w:fill="auto"/>
                <w:noWrap/>
                <w:vAlign w:val="bottom"/>
                <w:hideMark/>
              </w:tcPr>
            </w:tcPrChange>
          </w:tcPr>
          <w:p w14:paraId="7092AA69" w14:textId="77777777" w:rsidR="000E4825" w:rsidRPr="000E4825" w:rsidRDefault="000E4825">
            <w:pPr>
              <w:spacing w:after="0" w:line="240" w:lineRule="auto"/>
              <w:jc w:val="center"/>
              <w:rPr>
                <w:ins w:id="1076" w:author="Travis Edward Rooney" w:date="2022-02-27T13:25:00Z"/>
                <w:rFonts w:ascii="Times New Roman" w:eastAsia="Times New Roman" w:hAnsi="Times New Roman" w:cs="Times New Roman"/>
                <w:color w:val="000000"/>
                <w:sz w:val="24"/>
                <w:szCs w:val="24"/>
                <w:rPrChange w:id="1077" w:author="Travis Edward Rooney" w:date="2022-02-27T13:26:00Z">
                  <w:rPr>
                    <w:ins w:id="1078" w:author="Travis Edward Rooney" w:date="2022-02-27T13:25:00Z"/>
                    <w:rFonts w:ascii="Lucida Grande" w:eastAsia="Times New Roman" w:hAnsi="Lucida Grande" w:cs="Lucida Grande"/>
                    <w:color w:val="000000"/>
                  </w:rPr>
                </w:rPrChange>
              </w:rPr>
              <w:pPrChange w:id="1079" w:author="Travis Edward Rooney" w:date="2022-02-27T13:26:00Z">
                <w:pPr>
                  <w:spacing w:after="0" w:line="240" w:lineRule="auto"/>
                </w:pPr>
              </w:pPrChange>
            </w:pPr>
            <w:ins w:id="1080" w:author="Travis Edward Rooney" w:date="2022-02-27T13:25:00Z">
              <w:r w:rsidRPr="000E4825">
                <w:rPr>
                  <w:rFonts w:ascii="Times New Roman" w:eastAsia="Times New Roman" w:hAnsi="Times New Roman" w:cs="Times New Roman"/>
                  <w:color w:val="000000"/>
                  <w:sz w:val="24"/>
                  <w:szCs w:val="24"/>
                  <w:rPrChange w:id="1081" w:author="Travis Edward Rooney" w:date="2022-02-27T13:26:00Z">
                    <w:rPr>
                      <w:rFonts w:ascii="Lucida Grande" w:eastAsia="Times New Roman" w:hAnsi="Lucida Grande" w:cs="Lucida Grande"/>
                      <w:color w:val="000000"/>
                    </w:rPr>
                  </w:rPrChange>
                </w:rPr>
                <w:t>BG</w:t>
              </w:r>
            </w:ins>
          </w:p>
        </w:tc>
        <w:tc>
          <w:tcPr>
            <w:tcW w:w="1348" w:type="dxa"/>
            <w:shd w:val="clear" w:color="auto" w:fill="auto"/>
            <w:noWrap/>
            <w:vAlign w:val="bottom"/>
            <w:hideMark/>
            <w:tcPrChange w:id="1082" w:author="Travis Edward Rooney" w:date="2022-02-27T13:26:00Z">
              <w:tcPr>
                <w:tcW w:w="1348" w:type="dxa"/>
                <w:tcBorders>
                  <w:top w:val="nil"/>
                  <w:left w:val="nil"/>
                  <w:bottom w:val="nil"/>
                  <w:right w:val="nil"/>
                </w:tcBorders>
                <w:shd w:val="clear" w:color="auto" w:fill="auto"/>
                <w:noWrap/>
                <w:vAlign w:val="bottom"/>
                <w:hideMark/>
              </w:tcPr>
            </w:tcPrChange>
          </w:tcPr>
          <w:p w14:paraId="45A0797A" w14:textId="77777777" w:rsidR="000E4825" w:rsidRPr="000E4825" w:rsidRDefault="000E4825">
            <w:pPr>
              <w:spacing w:after="0" w:line="240" w:lineRule="auto"/>
              <w:jc w:val="center"/>
              <w:rPr>
                <w:ins w:id="1083" w:author="Travis Edward Rooney" w:date="2022-02-27T13:25:00Z"/>
                <w:rFonts w:ascii="Times New Roman" w:eastAsia="Times New Roman" w:hAnsi="Times New Roman" w:cs="Times New Roman"/>
                <w:color w:val="000000"/>
                <w:sz w:val="24"/>
                <w:szCs w:val="24"/>
                <w:rPrChange w:id="1084" w:author="Travis Edward Rooney" w:date="2022-02-27T13:26:00Z">
                  <w:rPr>
                    <w:ins w:id="1085" w:author="Travis Edward Rooney" w:date="2022-02-27T13:25:00Z"/>
                    <w:rFonts w:ascii="Lucida Grande" w:eastAsia="Times New Roman" w:hAnsi="Lucida Grande" w:cs="Lucida Grande"/>
                    <w:color w:val="000000"/>
                  </w:rPr>
                </w:rPrChange>
              </w:rPr>
              <w:pPrChange w:id="1086" w:author="Travis Edward Rooney" w:date="2022-02-27T13:26:00Z">
                <w:pPr>
                  <w:spacing w:after="0" w:line="240" w:lineRule="auto"/>
                </w:pPr>
              </w:pPrChange>
            </w:pPr>
            <w:ins w:id="1087" w:author="Travis Edward Rooney" w:date="2022-02-27T13:25:00Z">
              <w:r w:rsidRPr="000E4825">
                <w:rPr>
                  <w:rFonts w:ascii="Times New Roman" w:eastAsia="Times New Roman" w:hAnsi="Times New Roman" w:cs="Times New Roman"/>
                  <w:color w:val="000000"/>
                  <w:sz w:val="24"/>
                  <w:szCs w:val="24"/>
                  <w:rPrChange w:id="1088"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089" w:author="Travis Edward Rooney" w:date="2022-02-27T13:26:00Z">
              <w:tcPr>
                <w:tcW w:w="1300" w:type="dxa"/>
                <w:tcBorders>
                  <w:top w:val="nil"/>
                  <w:left w:val="nil"/>
                  <w:bottom w:val="nil"/>
                  <w:right w:val="nil"/>
                </w:tcBorders>
                <w:shd w:val="clear" w:color="auto" w:fill="auto"/>
                <w:noWrap/>
                <w:vAlign w:val="center"/>
                <w:hideMark/>
              </w:tcPr>
            </w:tcPrChange>
          </w:tcPr>
          <w:p w14:paraId="38611690" w14:textId="77777777" w:rsidR="000E4825" w:rsidRPr="000E4825" w:rsidRDefault="000E4825" w:rsidP="000E4825">
            <w:pPr>
              <w:spacing w:after="0" w:line="240" w:lineRule="auto"/>
              <w:jc w:val="center"/>
              <w:rPr>
                <w:ins w:id="1090" w:author="Travis Edward Rooney" w:date="2022-02-27T13:25:00Z"/>
                <w:rFonts w:ascii="Times New Roman" w:eastAsia="Times New Roman" w:hAnsi="Times New Roman" w:cs="Times New Roman"/>
                <w:color w:val="000000"/>
                <w:sz w:val="24"/>
                <w:szCs w:val="24"/>
                <w:rPrChange w:id="1091" w:author="Travis Edward Rooney" w:date="2022-02-27T13:26:00Z">
                  <w:rPr>
                    <w:ins w:id="1092" w:author="Travis Edward Rooney" w:date="2022-02-27T13:25:00Z"/>
                    <w:rFonts w:ascii="Lucida Grande" w:eastAsia="Times New Roman" w:hAnsi="Lucida Grande" w:cs="Lucida Grande"/>
                    <w:color w:val="000000"/>
                  </w:rPr>
                </w:rPrChange>
              </w:rPr>
            </w:pPr>
            <w:ins w:id="1093" w:author="Travis Edward Rooney" w:date="2022-02-27T13:25:00Z">
              <w:r w:rsidRPr="000E4825">
                <w:rPr>
                  <w:rFonts w:ascii="Times New Roman" w:eastAsia="Times New Roman" w:hAnsi="Times New Roman" w:cs="Times New Roman"/>
                  <w:color w:val="000000"/>
                  <w:sz w:val="24"/>
                  <w:szCs w:val="24"/>
                  <w:rPrChange w:id="1094" w:author="Travis Edward Rooney" w:date="2022-02-27T13:26:00Z">
                    <w:rPr>
                      <w:rFonts w:ascii="Lucida Grande" w:eastAsia="Times New Roman" w:hAnsi="Lucida Grande" w:cs="Lucida Grande"/>
                      <w:color w:val="000000"/>
                    </w:rPr>
                  </w:rPrChange>
                </w:rPr>
                <w:t>0.008</w:t>
              </w:r>
            </w:ins>
          </w:p>
        </w:tc>
        <w:tc>
          <w:tcPr>
            <w:tcW w:w="1300" w:type="dxa"/>
            <w:shd w:val="clear" w:color="auto" w:fill="auto"/>
            <w:noWrap/>
            <w:vAlign w:val="center"/>
            <w:hideMark/>
            <w:tcPrChange w:id="1095" w:author="Travis Edward Rooney" w:date="2022-02-27T13:26:00Z">
              <w:tcPr>
                <w:tcW w:w="1300" w:type="dxa"/>
                <w:tcBorders>
                  <w:top w:val="nil"/>
                  <w:left w:val="nil"/>
                  <w:bottom w:val="nil"/>
                  <w:right w:val="nil"/>
                </w:tcBorders>
                <w:shd w:val="clear" w:color="auto" w:fill="auto"/>
                <w:noWrap/>
                <w:vAlign w:val="center"/>
                <w:hideMark/>
              </w:tcPr>
            </w:tcPrChange>
          </w:tcPr>
          <w:p w14:paraId="7FAB5299" w14:textId="77777777" w:rsidR="000E4825" w:rsidRPr="000E4825" w:rsidRDefault="000E4825" w:rsidP="000E4825">
            <w:pPr>
              <w:spacing w:after="0" w:line="240" w:lineRule="auto"/>
              <w:jc w:val="center"/>
              <w:rPr>
                <w:ins w:id="1096" w:author="Travis Edward Rooney" w:date="2022-02-27T13:25:00Z"/>
                <w:rFonts w:ascii="Times New Roman" w:eastAsia="Times New Roman" w:hAnsi="Times New Roman" w:cs="Times New Roman"/>
                <w:color w:val="000000"/>
                <w:sz w:val="24"/>
                <w:szCs w:val="24"/>
                <w:rPrChange w:id="1097" w:author="Travis Edward Rooney" w:date="2022-02-27T13:26:00Z">
                  <w:rPr>
                    <w:ins w:id="1098" w:author="Travis Edward Rooney" w:date="2022-02-27T13:25:00Z"/>
                    <w:rFonts w:ascii="Lucida Grande" w:eastAsia="Times New Roman" w:hAnsi="Lucida Grande" w:cs="Lucida Grande"/>
                    <w:color w:val="000000"/>
                  </w:rPr>
                </w:rPrChange>
              </w:rPr>
            </w:pPr>
            <w:ins w:id="1099" w:author="Travis Edward Rooney" w:date="2022-02-27T13:25:00Z">
              <w:r w:rsidRPr="000E4825">
                <w:rPr>
                  <w:rFonts w:ascii="Times New Roman" w:eastAsia="Times New Roman" w:hAnsi="Times New Roman" w:cs="Times New Roman"/>
                  <w:color w:val="000000"/>
                  <w:sz w:val="24"/>
                  <w:szCs w:val="24"/>
                  <w:rPrChange w:id="1100" w:author="Travis Edward Rooney" w:date="2022-02-27T13:26:00Z">
                    <w:rPr>
                      <w:rFonts w:ascii="Lucida Grande" w:eastAsia="Times New Roman" w:hAnsi="Lucida Grande" w:cs="Lucida Grande"/>
                      <w:color w:val="000000"/>
                    </w:rPr>
                  </w:rPrChange>
                </w:rPr>
                <w:t>-0.109</w:t>
              </w:r>
            </w:ins>
          </w:p>
        </w:tc>
        <w:tc>
          <w:tcPr>
            <w:tcW w:w="1300" w:type="dxa"/>
            <w:shd w:val="clear" w:color="auto" w:fill="auto"/>
            <w:noWrap/>
            <w:vAlign w:val="center"/>
            <w:hideMark/>
            <w:tcPrChange w:id="1101" w:author="Travis Edward Rooney" w:date="2022-02-27T13:26:00Z">
              <w:tcPr>
                <w:tcW w:w="1300" w:type="dxa"/>
                <w:tcBorders>
                  <w:top w:val="nil"/>
                  <w:left w:val="nil"/>
                  <w:bottom w:val="nil"/>
                  <w:right w:val="nil"/>
                </w:tcBorders>
                <w:shd w:val="clear" w:color="auto" w:fill="auto"/>
                <w:noWrap/>
                <w:vAlign w:val="center"/>
                <w:hideMark/>
              </w:tcPr>
            </w:tcPrChange>
          </w:tcPr>
          <w:p w14:paraId="6A8CB1F0" w14:textId="77777777" w:rsidR="000E4825" w:rsidRPr="000E4825" w:rsidRDefault="000E4825" w:rsidP="000E4825">
            <w:pPr>
              <w:spacing w:after="0" w:line="240" w:lineRule="auto"/>
              <w:jc w:val="center"/>
              <w:rPr>
                <w:ins w:id="1102" w:author="Travis Edward Rooney" w:date="2022-02-27T13:25:00Z"/>
                <w:rFonts w:ascii="Times New Roman" w:eastAsia="Times New Roman" w:hAnsi="Times New Roman" w:cs="Times New Roman"/>
                <w:color w:val="000000"/>
                <w:sz w:val="24"/>
                <w:szCs w:val="24"/>
                <w:rPrChange w:id="1103" w:author="Travis Edward Rooney" w:date="2022-02-27T13:26:00Z">
                  <w:rPr>
                    <w:ins w:id="1104" w:author="Travis Edward Rooney" w:date="2022-02-27T13:25:00Z"/>
                    <w:rFonts w:ascii="Lucida Grande" w:eastAsia="Times New Roman" w:hAnsi="Lucida Grande" w:cs="Lucida Grande"/>
                    <w:color w:val="000000"/>
                  </w:rPr>
                </w:rPrChange>
              </w:rPr>
            </w:pPr>
            <w:ins w:id="1105" w:author="Travis Edward Rooney" w:date="2022-02-27T13:25:00Z">
              <w:r w:rsidRPr="000E4825">
                <w:rPr>
                  <w:rFonts w:ascii="Times New Roman" w:eastAsia="Times New Roman" w:hAnsi="Times New Roman" w:cs="Times New Roman"/>
                  <w:color w:val="000000"/>
                  <w:sz w:val="24"/>
                  <w:szCs w:val="24"/>
                  <w:rPrChange w:id="1106" w:author="Travis Edward Rooney" w:date="2022-02-27T13:26:00Z">
                    <w:rPr>
                      <w:rFonts w:ascii="Lucida Grande" w:eastAsia="Times New Roman" w:hAnsi="Lucida Grande" w:cs="Lucida Grande"/>
                      <w:color w:val="000000"/>
                    </w:rPr>
                  </w:rPrChange>
                </w:rPr>
                <w:t>0.092</w:t>
              </w:r>
            </w:ins>
          </w:p>
        </w:tc>
      </w:tr>
      <w:tr w:rsidR="000E4825" w:rsidRPr="000E4825" w14:paraId="360337EB" w14:textId="77777777" w:rsidTr="000E4825">
        <w:trPr>
          <w:trHeight w:val="300"/>
          <w:ins w:id="1107" w:author="Travis Edward Rooney" w:date="2022-02-27T13:25:00Z"/>
          <w:trPrChange w:id="1108" w:author="Travis Edward Rooney" w:date="2022-02-27T13:26:00Z">
            <w:trPr>
              <w:trHeight w:val="300"/>
            </w:trPr>
          </w:trPrChange>
        </w:trPr>
        <w:tc>
          <w:tcPr>
            <w:tcW w:w="1300" w:type="dxa"/>
            <w:shd w:val="clear" w:color="auto" w:fill="auto"/>
            <w:noWrap/>
            <w:vAlign w:val="bottom"/>
            <w:hideMark/>
            <w:tcPrChange w:id="1109" w:author="Travis Edward Rooney" w:date="2022-02-27T13:26:00Z">
              <w:tcPr>
                <w:tcW w:w="1300" w:type="dxa"/>
                <w:tcBorders>
                  <w:top w:val="nil"/>
                  <w:left w:val="nil"/>
                  <w:bottom w:val="nil"/>
                  <w:right w:val="nil"/>
                </w:tcBorders>
                <w:shd w:val="clear" w:color="auto" w:fill="auto"/>
                <w:noWrap/>
                <w:vAlign w:val="bottom"/>
                <w:hideMark/>
              </w:tcPr>
            </w:tcPrChange>
          </w:tcPr>
          <w:p w14:paraId="5485DB17" w14:textId="77777777" w:rsidR="000E4825" w:rsidRPr="000E4825" w:rsidRDefault="000E4825">
            <w:pPr>
              <w:spacing w:after="0" w:line="240" w:lineRule="auto"/>
              <w:jc w:val="center"/>
              <w:rPr>
                <w:ins w:id="1110" w:author="Travis Edward Rooney" w:date="2022-02-27T13:25:00Z"/>
                <w:rFonts w:ascii="Times New Roman" w:eastAsia="Times New Roman" w:hAnsi="Times New Roman" w:cs="Times New Roman"/>
                <w:color w:val="000000"/>
                <w:sz w:val="24"/>
                <w:szCs w:val="24"/>
                <w:rPrChange w:id="1111" w:author="Travis Edward Rooney" w:date="2022-02-27T13:26:00Z">
                  <w:rPr>
                    <w:ins w:id="1112" w:author="Travis Edward Rooney" w:date="2022-02-27T13:25:00Z"/>
                    <w:rFonts w:ascii="Lucida Grande" w:eastAsia="Times New Roman" w:hAnsi="Lucida Grande" w:cs="Lucida Grande"/>
                    <w:color w:val="000000"/>
                  </w:rPr>
                </w:rPrChange>
              </w:rPr>
              <w:pPrChange w:id="1113" w:author="Travis Edward Rooney" w:date="2022-02-27T13:26:00Z">
                <w:pPr>
                  <w:spacing w:after="0" w:line="240" w:lineRule="auto"/>
                </w:pPr>
              </w:pPrChange>
            </w:pPr>
            <w:ins w:id="1114" w:author="Travis Edward Rooney" w:date="2022-02-27T13:25:00Z">
              <w:r w:rsidRPr="000E4825">
                <w:rPr>
                  <w:rFonts w:ascii="Times New Roman" w:eastAsia="Times New Roman" w:hAnsi="Times New Roman" w:cs="Times New Roman"/>
                  <w:color w:val="000000"/>
                  <w:sz w:val="24"/>
                  <w:szCs w:val="24"/>
                  <w:rPrChange w:id="1115" w:author="Travis Edward Rooney" w:date="2022-02-27T13:26:00Z">
                    <w:rPr>
                      <w:rFonts w:ascii="Lucida Grande" w:eastAsia="Times New Roman" w:hAnsi="Lucida Grande" w:cs="Lucida Grande"/>
                      <w:color w:val="000000"/>
                    </w:rPr>
                  </w:rPrChange>
                </w:rPr>
                <w:t>BG</w:t>
              </w:r>
            </w:ins>
          </w:p>
        </w:tc>
        <w:tc>
          <w:tcPr>
            <w:tcW w:w="1348" w:type="dxa"/>
            <w:shd w:val="clear" w:color="auto" w:fill="auto"/>
            <w:noWrap/>
            <w:vAlign w:val="bottom"/>
            <w:hideMark/>
            <w:tcPrChange w:id="1116" w:author="Travis Edward Rooney" w:date="2022-02-27T13:26:00Z">
              <w:tcPr>
                <w:tcW w:w="1348" w:type="dxa"/>
                <w:tcBorders>
                  <w:top w:val="nil"/>
                  <w:left w:val="nil"/>
                  <w:bottom w:val="nil"/>
                  <w:right w:val="nil"/>
                </w:tcBorders>
                <w:shd w:val="clear" w:color="auto" w:fill="auto"/>
                <w:noWrap/>
                <w:vAlign w:val="bottom"/>
                <w:hideMark/>
              </w:tcPr>
            </w:tcPrChange>
          </w:tcPr>
          <w:p w14:paraId="2E32D49A" w14:textId="77777777" w:rsidR="000E4825" w:rsidRPr="000E4825" w:rsidRDefault="000E4825">
            <w:pPr>
              <w:spacing w:after="0" w:line="240" w:lineRule="auto"/>
              <w:jc w:val="center"/>
              <w:rPr>
                <w:ins w:id="1117" w:author="Travis Edward Rooney" w:date="2022-02-27T13:25:00Z"/>
                <w:rFonts w:ascii="Times New Roman" w:eastAsia="Times New Roman" w:hAnsi="Times New Roman" w:cs="Times New Roman"/>
                <w:color w:val="000000"/>
                <w:sz w:val="24"/>
                <w:szCs w:val="24"/>
                <w:rPrChange w:id="1118" w:author="Travis Edward Rooney" w:date="2022-02-27T13:26:00Z">
                  <w:rPr>
                    <w:ins w:id="1119" w:author="Travis Edward Rooney" w:date="2022-02-27T13:25:00Z"/>
                    <w:rFonts w:ascii="Lucida Grande" w:eastAsia="Times New Roman" w:hAnsi="Lucida Grande" w:cs="Lucida Grande"/>
                    <w:color w:val="000000"/>
                  </w:rPr>
                </w:rPrChange>
              </w:rPr>
              <w:pPrChange w:id="1120" w:author="Travis Edward Rooney" w:date="2022-02-27T13:26:00Z">
                <w:pPr>
                  <w:spacing w:after="0" w:line="240" w:lineRule="auto"/>
                </w:pPr>
              </w:pPrChange>
            </w:pPr>
            <w:ins w:id="1121" w:author="Travis Edward Rooney" w:date="2022-02-27T13:25:00Z">
              <w:r w:rsidRPr="000E4825">
                <w:rPr>
                  <w:rFonts w:ascii="Times New Roman" w:eastAsia="Times New Roman" w:hAnsi="Times New Roman" w:cs="Times New Roman"/>
                  <w:color w:val="000000"/>
                  <w:sz w:val="24"/>
                  <w:szCs w:val="24"/>
                  <w:rPrChange w:id="1122"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123" w:author="Travis Edward Rooney" w:date="2022-02-27T13:26:00Z">
              <w:tcPr>
                <w:tcW w:w="1300" w:type="dxa"/>
                <w:tcBorders>
                  <w:top w:val="nil"/>
                  <w:left w:val="nil"/>
                  <w:bottom w:val="nil"/>
                  <w:right w:val="nil"/>
                </w:tcBorders>
                <w:shd w:val="clear" w:color="auto" w:fill="auto"/>
                <w:noWrap/>
                <w:vAlign w:val="center"/>
                <w:hideMark/>
              </w:tcPr>
            </w:tcPrChange>
          </w:tcPr>
          <w:p w14:paraId="6F12EA37" w14:textId="77777777" w:rsidR="000E4825" w:rsidRPr="000E4825" w:rsidRDefault="000E4825" w:rsidP="000E4825">
            <w:pPr>
              <w:spacing w:after="0" w:line="240" w:lineRule="auto"/>
              <w:jc w:val="center"/>
              <w:rPr>
                <w:ins w:id="1124" w:author="Travis Edward Rooney" w:date="2022-02-27T13:25:00Z"/>
                <w:rFonts w:ascii="Times New Roman" w:eastAsia="Times New Roman" w:hAnsi="Times New Roman" w:cs="Times New Roman"/>
                <w:color w:val="000000"/>
                <w:sz w:val="24"/>
                <w:szCs w:val="24"/>
                <w:rPrChange w:id="1125" w:author="Travis Edward Rooney" w:date="2022-02-27T13:26:00Z">
                  <w:rPr>
                    <w:ins w:id="1126" w:author="Travis Edward Rooney" w:date="2022-02-27T13:25:00Z"/>
                    <w:rFonts w:ascii="Lucida Grande" w:eastAsia="Times New Roman" w:hAnsi="Lucida Grande" w:cs="Lucida Grande"/>
                    <w:color w:val="000000"/>
                  </w:rPr>
                </w:rPrChange>
              </w:rPr>
            </w:pPr>
            <w:ins w:id="1127" w:author="Travis Edward Rooney" w:date="2022-02-27T13:25:00Z">
              <w:r w:rsidRPr="000E4825">
                <w:rPr>
                  <w:rFonts w:ascii="Times New Roman" w:eastAsia="Times New Roman" w:hAnsi="Times New Roman" w:cs="Times New Roman"/>
                  <w:color w:val="000000"/>
                  <w:sz w:val="24"/>
                  <w:szCs w:val="24"/>
                  <w:rPrChange w:id="1128" w:author="Travis Edward Rooney" w:date="2022-02-27T13:26:00Z">
                    <w:rPr>
                      <w:rFonts w:ascii="Lucida Grande" w:eastAsia="Times New Roman" w:hAnsi="Lucida Grande" w:cs="Lucida Grande"/>
                      <w:color w:val="000000"/>
                    </w:rPr>
                  </w:rPrChange>
                </w:rPr>
                <w:t>0.114</w:t>
              </w:r>
            </w:ins>
          </w:p>
        </w:tc>
        <w:tc>
          <w:tcPr>
            <w:tcW w:w="1300" w:type="dxa"/>
            <w:shd w:val="clear" w:color="auto" w:fill="auto"/>
            <w:noWrap/>
            <w:vAlign w:val="center"/>
            <w:hideMark/>
            <w:tcPrChange w:id="1129" w:author="Travis Edward Rooney" w:date="2022-02-27T13:26:00Z">
              <w:tcPr>
                <w:tcW w:w="1300" w:type="dxa"/>
                <w:tcBorders>
                  <w:top w:val="nil"/>
                  <w:left w:val="nil"/>
                  <w:bottom w:val="nil"/>
                  <w:right w:val="nil"/>
                </w:tcBorders>
                <w:shd w:val="clear" w:color="auto" w:fill="auto"/>
                <w:noWrap/>
                <w:vAlign w:val="center"/>
                <w:hideMark/>
              </w:tcPr>
            </w:tcPrChange>
          </w:tcPr>
          <w:p w14:paraId="43B02AC1" w14:textId="77777777" w:rsidR="000E4825" w:rsidRPr="000E4825" w:rsidRDefault="000E4825" w:rsidP="000E4825">
            <w:pPr>
              <w:spacing w:after="0" w:line="240" w:lineRule="auto"/>
              <w:jc w:val="center"/>
              <w:rPr>
                <w:ins w:id="1130" w:author="Travis Edward Rooney" w:date="2022-02-27T13:25:00Z"/>
                <w:rFonts w:ascii="Times New Roman" w:eastAsia="Times New Roman" w:hAnsi="Times New Roman" w:cs="Times New Roman"/>
                <w:color w:val="000000"/>
                <w:sz w:val="24"/>
                <w:szCs w:val="24"/>
                <w:rPrChange w:id="1131" w:author="Travis Edward Rooney" w:date="2022-02-27T13:26:00Z">
                  <w:rPr>
                    <w:ins w:id="1132" w:author="Travis Edward Rooney" w:date="2022-02-27T13:25:00Z"/>
                    <w:rFonts w:ascii="Lucida Grande" w:eastAsia="Times New Roman" w:hAnsi="Lucida Grande" w:cs="Lucida Grande"/>
                    <w:color w:val="000000"/>
                  </w:rPr>
                </w:rPrChange>
              </w:rPr>
            </w:pPr>
            <w:ins w:id="1133" w:author="Travis Edward Rooney" w:date="2022-02-27T13:25:00Z">
              <w:r w:rsidRPr="000E4825">
                <w:rPr>
                  <w:rFonts w:ascii="Times New Roman" w:eastAsia="Times New Roman" w:hAnsi="Times New Roman" w:cs="Times New Roman"/>
                  <w:color w:val="000000"/>
                  <w:sz w:val="24"/>
                  <w:szCs w:val="24"/>
                  <w:rPrChange w:id="1134" w:author="Travis Edward Rooney" w:date="2022-02-27T13:26:00Z">
                    <w:rPr>
                      <w:rFonts w:ascii="Lucida Grande" w:eastAsia="Times New Roman" w:hAnsi="Lucida Grande" w:cs="Lucida Grande"/>
                      <w:color w:val="000000"/>
                    </w:rPr>
                  </w:rPrChange>
                </w:rPr>
                <w:t>-0.153</w:t>
              </w:r>
            </w:ins>
          </w:p>
        </w:tc>
        <w:tc>
          <w:tcPr>
            <w:tcW w:w="1300" w:type="dxa"/>
            <w:shd w:val="clear" w:color="auto" w:fill="auto"/>
            <w:noWrap/>
            <w:vAlign w:val="center"/>
            <w:hideMark/>
            <w:tcPrChange w:id="1135" w:author="Travis Edward Rooney" w:date="2022-02-27T13:26:00Z">
              <w:tcPr>
                <w:tcW w:w="1300" w:type="dxa"/>
                <w:tcBorders>
                  <w:top w:val="nil"/>
                  <w:left w:val="nil"/>
                  <w:bottom w:val="nil"/>
                  <w:right w:val="nil"/>
                </w:tcBorders>
                <w:shd w:val="clear" w:color="auto" w:fill="auto"/>
                <w:noWrap/>
                <w:vAlign w:val="center"/>
                <w:hideMark/>
              </w:tcPr>
            </w:tcPrChange>
          </w:tcPr>
          <w:p w14:paraId="586501CF" w14:textId="77777777" w:rsidR="000E4825" w:rsidRPr="000E4825" w:rsidRDefault="000E4825" w:rsidP="000E4825">
            <w:pPr>
              <w:spacing w:after="0" w:line="240" w:lineRule="auto"/>
              <w:jc w:val="center"/>
              <w:rPr>
                <w:ins w:id="1136" w:author="Travis Edward Rooney" w:date="2022-02-27T13:25:00Z"/>
                <w:rFonts w:ascii="Times New Roman" w:eastAsia="Times New Roman" w:hAnsi="Times New Roman" w:cs="Times New Roman"/>
                <w:color w:val="000000"/>
                <w:sz w:val="24"/>
                <w:szCs w:val="24"/>
                <w:rPrChange w:id="1137" w:author="Travis Edward Rooney" w:date="2022-02-27T13:26:00Z">
                  <w:rPr>
                    <w:ins w:id="1138" w:author="Travis Edward Rooney" w:date="2022-02-27T13:25:00Z"/>
                    <w:rFonts w:ascii="Lucida Grande" w:eastAsia="Times New Roman" w:hAnsi="Lucida Grande" w:cs="Lucida Grande"/>
                    <w:color w:val="000000"/>
                  </w:rPr>
                </w:rPrChange>
              </w:rPr>
            </w:pPr>
            <w:ins w:id="1139" w:author="Travis Edward Rooney" w:date="2022-02-27T13:25:00Z">
              <w:r w:rsidRPr="000E4825">
                <w:rPr>
                  <w:rFonts w:ascii="Times New Roman" w:eastAsia="Times New Roman" w:hAnsi="Times New Roman" w:cs="Times New Roman"/>
                  <w:color w:val="000000"/>
                  <w:sz w:val="24"/>
                  <w:szCs w:val="24"/>
                  <w:rPrChange w:id="1140" w:author="Travis Edward Rooney" w:date="2022-02-27T13:26:00Z">
                    <w:rPr>
                      <w:rFonts w:ascii="Lucida Grande" w:eastAsia="Times New Roman" w:hAnsi="Lucida Grande" w:cs="Lucida Grande"/>
                      <w:color w:val="000000"/>
                    </w:rPr>
                  </w:rPrChange>
                </w:rPr>
                <w:t>0.071</w:t>
              </w:r>
            </w:ins>
          </w:p>
        </w:tc>
      </w:tr>
      <w:tr w:rsidR="000E4825" w:rsidRPr="000E4825" w14:paraId="38EF269E" w14:textId="77777777" w:rsidTr="000E4825">
        <w:trPr>
          <w:trHeight w:val="300"/>
          <w:ins w:id="1141" w:author="Travis Edward Rooney" w:date="2022-02-27T13:25:00Z"/>
          <w:trPrChange w:id="1142" w:author="Travis Edward Rooney" w:date="2022-02-27T13:26:00Z">
            <w:trPr>
              <w:trHeight w:val="300"/>
            </w:trPr>
          </w:trPrChange>
        </w:trPr>
        <w:tc>
          <w:tcPr>
            <w:tcW w:w="1300" w:type="dxa"/>
            <w:shd w:val="clear" w:color="auto" w:fill="auto"/>
            <w:noWrap/>
            <w:vAlign w:val="bottom"/>
            <w:hideMark/>
            <w:tcPrChange w:id="1143" w:author="Travis Edward Rooney" w:date="2022-02-27T13:26:00Z">
              <w:tcPr>
                <w:tcW w:w="1300" w:type="dxa"/>
                <w:tcBorders>
                  <w:top w:val="nil"/>
                  <w:left w:val="nil"/>
                  <w:bottom w:val="nil"/>
                  <w:right w:val="nil"/>
                </w:tcBorders>
                <w:shd w:val="clear" w:color="auto" w:fill="auto"/>
                <w:noWrap/>
                <w:vAlign w:val="bottom"/>
                <w:hideMark/>
              </w:tcPr>
            </w:tcPrChange>
          </w:tcPr>
          <w:p w14:paraId="3485046B" w14:textId="77777777" w:rsidR="000E4825" w:rsidRPr="000E4825" w:rsidRDefault="000E4825">
            <w:pPr>
              <w:spacing w:after="0" w:line="240" w:lineRule="auto"/>
              <w:jc w:val="center"/>
              <w:rPr>
                <w:ins w:id="1144" w:author="Travis Edward Rooney" w:date="2022-02-27T13:25:00Z"/>
                <w:rFonts w:ascii="Times New Roman" w:eastAsia="Times New Roman" w:hAnsi="Times New Roman" w:cs="Times New Roman"/>
                <w:color w:val="000000"/>
                <w:sz w:val="24"/>
                <w:szCs w:val="24"/>
                <w:rPrChange w:id="1145" w:author="Travis Edward Rooney" w:date="2022-02-27T13:26:00Z">
                  <w:rPr>
                    <w:ins w:id="1146" w:author="Travis Edward Rooney" w:date="2022-02-27T13:25:00Z"/>
                    <w:rFonts w:ascii="Lucida Grande" w:eastAsia="Times New Roman" w:hAnsi="Lucida Grande" w:cs="Lucida Grande"/>
                    <w:color w:val="000000"/>
                  </w:rPr>
                </w:rPrChange>
              </w:rPr>
              <w:pPrChange w:id="1147" w:author="Travis Edward Rooney" w:date="2022-02-27T13:26:00Z">
                <w:pPr>
                  <w:spacing w:after="0" w:line="240" w:lineRule="auto"/>
                </w:pPr>
              </w:pPrChange>
            </w:pPr>
            <w:ins w:id="1148" w:author="Travis Edward Rooney" w:date="2022-02-27T13:25:00Z">
              <w:r w:rsidRPr="000E4825">
                <w:rPr>
                  <w:rFonts w:ascii="Times New Roman" w:eastAsia="Times New Roman" w:hAnsi="Times New Roman" w:cs="Times New Roman"/>
                  <w:color w:val="000000"/>
                  <w:sz w:val="24"/>
                  <w:szCs w:val="24"/>
                  <w:rPrChange w:id="1149" w:author="Travis Edward Rooney" w:date="2022-02-27T13:26:00Z">
                    <w:rPr>
                      <w:rFonts w:ascii="Lucida Grande" w:eastAsia="Times New Roman" w:hAnsi="Lucida Grande" w:cs="Lucida Grande"/>
                      <w:color w:val="000000"/>
                    </w:rPr>
                  </w:rPrChange>
                </w:rPr>
                <w:t>DP</w:t>
              </w:r>
            </w:ins>
          </w:p>
        </w:tc>
        <w:tc>
          <w:tcPr>
            <w:tcW w:w="1348" w:type="dxa"/>
            <w:shd w:val="clear" w:color="auto" w:fill="auto"/>
            <w:noWrap/>
            <w:vAlign w:val="bottom"/>
            <w:hideMark/>
            <w:tcPrChange w:id="1150" w:author="Travis Edward Rooney" w:date="2022-02-27T13:26:00Z">
              <w:tcPr>
                <w:tcW w:w="1348" w:type="dxa"/>
                <w:tcBorders>
                  <w:top w:val="nil"/>
                  <w:left w:val="nil"/>
                  <w:bottom w:val="nil"/>
                  <w:right w:val="nil"/>
                </w:tcBorders>
                <w:shd w:val="clear" w:color="auto" w:fill="auto"/>
                <w:noWrap/>
                <w:vAlign w:val="bottom"/>
                <w:hideMark/>
              </w:tcPr>
            </w:tcPrChange>
          </w:tcPr>
          <w:p w14:paraId="6E0752BD" w14:textId="77777777" w:rsidR="000E4825" w:rsidRPr="000E4825" w:rsidRDefault="000E4825">
            <w:pPr>
              <w:spacing w:after="0" w:line="240" w:lineRule="auto"/>
              <w:jc w:val="center"/>
              <w:rPr>
                <w:ins w:id="1151" w:author="Travis Edward Rooney" w:date="2022-02-27T13:25:00Z"/>
                <w:rFonts w:ascii="Times New Roman" w:eastAsia="Times New Roman" w:hAnsi="Times New Roman" w:cs="Times New Roman"/>
                <w:color w:val="000000"/>
                <w:sz w:val="24"/>
                <w:szCs w:val="24"/>
                <w:rPrChange w:id="1152" w:author="Travis Edward Rooney" w:date="2022-02-27T13:26:00Z">
                  <w:rPr>
                    <w:ins w:id="1153" w:author="Travis Edward Rooney" w:date="2022-02-27T13:25:00Z"/>
                    <w:rFonts w:ascii="Lucida Grande" w:eastAsia="Times New Roman" w:hAnsi="Lucida Grande" w:cs="Lucida Grande"/>
                    <w:color w:val="000000"/>
                  </w:rPr>
                </w:rPrChange>
              </w:rPr>
              <w:pPrChange w:id="1154" w:author="Travis Edward Rooney" w:date="2022-02-27T13:26:00Z">
                <w:pPr>
                  <w:spacing w:after="0" w:line="240" w:lineRule="auto"/>
                </w:pPr>
              </w:pPrChange>
            </w:pPr>
            <w:ins w:id="1155" w:author="Travis Edward Rooney" w:date="2022-02-27T13:25:00Z">
              <w:r w:rsidRPr="000E4825">
                <w:rPr>
                  <w:rFonts w:ascii="Times New Roman" w:eastAsia="Times New Roman" w:hAnsi="Times New Roman" w:cs="Times New Roman"/>
                  <w:color w:val="000000"/>
                  <w:sz w:val="24"/>
                  <w:szCs w:val="24"/>
                  <w:rPrChange w:id="1156" w:author="Travis Edward Rooney" w:date="2022-02-27T13:26:00Z">
                    <w:rPr>
                      <w:rFonts w:ascii="Lucida Grande" w:eastAsia="Times New Roman" w:hAnsi="Lucida Grande" w:cs="Lucida Grande"/>
                      <w:color w:val="000000"/>
                    </w:rPr>
                  </w:rPrChange>
                </w:rPr>
                <w:t>D</w:t>
              </w:r>
            </w:ins>
          </w:p>
        </w:tc>
        <w:tc>
          <w:tcPr>
            <w:tcW w:w="1300" w:type="dxa"/>
            <w:shd w:val="clear" w:color="auto" w:fill="auto"/>
            <w:noWrap/>
            <w:vAlign w:val="center"/>
            <w:hideMark/>
            <w:tcPrChange w:id="1157" w:author="Travis Edward Rooney" w:date="2022-02-27T13:26:00Z">
              <w:tcPr>
                <w:tcW w:w="1300" w:type="dxa"/>
                <w:tcBorders>
                  <w:top w:val="nil"/>
                  <w:left w:val="nil"/>
                  <w:bottom w:val="nil"/>
                  <w:right w:val="nil"/>
                </w:tcBorders>
                <w:shd w:val="clear" w:color="auto" w:fill="auto"/>
                <w:noWrap/>
                <w:vAlign w:val="center"/>
                <w:hideMark/>
              </w:tcPr>
            </w:tcPrChange>
          </w:tcPr>
          <w:p w14:paraId="29FDFCA5" w14:textId="77777777" w:rsidR="000E4825" w:rsidRPr="000E4825" w:rsidRDefault="000E4825" w:rsidP="000E4825">
            <w:pPr>
              <w:spacing w:after="0" w:line="240" w:lineRule="auto"/>
              <w:jc w:val="center"/>
              <w:rPr>
                <w:ins w:id="1158" w:author="Travis Edward Rooney" w:date="2022-02-27T13:25:00Z"/>
                <w:rFonts w:ascii="Times New Roman" w:eastAsia="Times New Roman" w:hAnsi="Times New Roman" w:cs="Times New Roman"/>
                <w:color w:val="000000"/>
                <w:sz w:val="24"/>
                <w:szCs w:val="24"/>
                <w:rPrChange w:id="1159" w:author="Travis Edward Rooney" w:date="2022-02-27T13:26:00Z">
                  <w:rPr>
                    <w:ins w:id="1160" w:author="Travis Edward Rooney" w:date="2022-02-27T13:25:00Z"/>
                    <w:rFonts w:ascii="Lucida Grande" w:eastAsia="Times New Roman" w:hAnsi="Lucida Grande" w:cs="Lucida Grande"/>
                    <w:color w:val="000000"/>
                  </w:rPr>
                </w:rPrChange>
              </w:rPr>
            </w:pPr>
            <w:ins w:id="1161" w:author="Travis Edward Rooney" w:date="2022-02-27T13:25:00Z">
              <w:r w:rsidRPr="000E4825">
                <w:rPr>
                  <w:rFonts w:ascii="Times New Roman" w:eastAsia="Times New Roman" w:hAnsi="Times New Roman" w:cs="Times New Roman"/>
                  <w:color w:val="000000"/>
                  <w:sz w:val="24"/>
                  <w:szCs w:val="24"/>
                  <w:rPrChange w:id="1162" w:author="Travis Edward Rooney" w:date="2022-02-27T13:26:00Z">
                    <w:rPr>
                      <w:rFonts w:ascii="Lucida Grande" w:eastAsia="Times New Roman" w:hAnsi="Lucida Grande" w:cs="Lucida Grande"/>
                      <w:color w:val="000000"/>
                    </w:rPr>
                  </w:rPrChange>
                </w:rPr>
                <w:t>-0.056</w:t>
              </w:r>
            </w:ins>
          </w:p>
        </w:tc>
        <w:tc>
          <w:tcPr>
            <w:tcW w:w="1300" w:type="dxa"/>
            <w:shd w:val="clear" w:color="auto" w:fill="auto"/>
            <w:noWrap/>
            <w:vAlign w:val="center"/>
            <w:hideMark/>
            <w:tcPrChange w:id="1163" w:author="Travis Edward Rooney" w:date="2022-02-27T13:26:00Z">
              <w:tcPr>
                <w:tcW w:w="1300" w:type="dxa"/>
                <w:tcBorders>
                  <w:top w:val="nil"/>
                  <w:left w:val="nil"/>
                  <w:bottom w:val="nil"/>
                  <w:right w:val="nil"/>
                </w:tcBorders>
                <w:shd w:val="clear" w:color="auto" w:fill="auto"/>
                <w:noWrap/>
                <w:vAlign w:val="center"/>
                <w:hideMark/>
              </w:tcPr>
            </w:tcPrChange>
          </w:tcPr>
          <w:p w14:paraId="0FD213A5" w14:textId="77777777" w:rsidR="000E4825" w:rsidRPr="000E4825" w:rsidRDefault="000E4825" w:rsidP="000E4825">
            <w:pPr>
              <w:spacing w:after="0" w:line="240" w:lineRule="auto"/>
              <w:jc w:val="center"/>
              <w:rPr>
                <w:ins w:id="1164" w:author="Travis Edward Rooney" w:date="2022-02-27T13:25:00Z"/>
                <w:rFonts w:ascii="Times New Roman" w:eastAsia="Times New Roman" w:hAnsi="Times New Roman" w:cs="Times New Roman"/>
                <w:color w:val="000000"/>
                <w:sz w:val="24"/>
                <w:szCs w:val="24"/>
                <w:rPrChange w:id="1165" w:author="Travis Edward Rooney" w:date="2022-02-27T13:26:00Z">
                  <w:rPr>
                    <w:ins w:id="1166" w:author="Travis Edward Rooney" w:date="2022-02-27T13:25:00Z"/>
                    <w:rFonts w:ascii="Lucida Grande" w:eastAsia="Times New Roman" w:hAnsi="Lucida Grande" w:cs="Lucida Grande"/>
                    <w:color w:val="000000"/>
                  </w:rPr>
                </w:rPrChange>
              </w:rPr>
            </w:pPr>
            <w:ins w:id="1167" w:author="Travis Edward Rooney" w:date="2022-02-27T13:25:00Z">
              <w:r w:rsidRPr="000E4825">
                <w:rPr>
                  <w:rFonts w:ascii="Times New Roman" w:eastAsia="Times New Roman" w:hAnsi="Times New Roman" w:cs="Times New Roman"/>
                  <w:color w:val="000000"/>
                  <w:sz w:val="24"/>
                  <w:szCs w:val="24"/>
                  <w:rPrChange w:id="1168" w:author="Travis Edward Rooney" w:date="2022-02-27T13:26:00Z">
                    <w:rPr>
                      <w:rFonts w:ascii="Lucida Grande" w:eastAsia="Times New Roman" w:hAnsi="Lucida Grande" w:cs="Lucida Grande"/>
                      <w:color w:val="000000"/>
                    </w:rPr>
                  </w:rPrChange>
                </w:rPr>
                <w:t>0.285*</w:t>
              </w:r>
            </w:ins>
          </w:p>
        </w:tc>
        <w:tc>
          <w:tcPr>
            <w:tcW w:w="1300" w:type="dxa"/>
            <w:shd w:val="clear" w:color="auto" w:fill="auto"/>
            <w:noWrap/>
            <w:vAlign w:val="center"/>
            <w:hideMark/>
            <w:tcPrChange w:id="1169" w:author="Travis Edward Rooney" w:date="2022-02-27T13:26:00Z">
              <w:tcPr>
                <w:tcW w:w="1300" w:type="dxa"/>
                <w:tcBorders>
                  <w:top w:val="nil"/>
                  <w:left w:val="nil"/>
                  <w:bottom w:val="nil"/>
                  <w:right w:val="nil"/>
                </w:tcBorders>
                <w:shd w:val="clear" w:color="auto" w:fill="auto"/>
                <w:noWrap/>
                <w:vAlign w:val="center"/>
                <w:hideMark/>
              </w:tcPr>
            </w:tcPrChange>
          </w:tcPr>
          <w:p w14:paraId="09486248" w14:textId="77777777" w:rsidR="000E4825" w:rsidRPr="000E4825" w:rsidRDefault="000E4825" w:rsidP="000E4825">
            <w:pPr>
              <w:spacing w:after="0" w:line="240" w:lineRule="auto"/>
              <w:jc w:val="center"/>
              <w:rPr>
                <w:ins w:id="1170" w:author="Travis Edward Rooney" w:date="2022-02-27T13:25:00Z"/>
                <w:rFonts w:ascii="Times New Roman" w:eastAsia="Times New Roman" w:hAnsi="Times New Roman" w:cs="Times New Roman"/>
                <w:color w:val="000000"/>
                <w:sz w:val="24"/>
                <w:szCs w:val="24"/>
                <w:rPrChange w:id="1171" w:author="Travis Edward Rooney" w:date="2022-02-27T13:26:00Z">
                  <w:rPr>
                    <w:ins w:id="1172" w:author="Travis Edward Rooney" w:date="2022-02-27T13:25:00Z"/>
                    <w:rFonts w:ascii="Lucida Grande" w:eastAsia="Times New Roman" w:hAnsi="Lucida Grande" w:cs="Lucida Grande"/>
                    <w:color w:val="000000"/>
                  </w:rPr>
                </w:rPrChange>
              </w:rPr>
            </w:pPr>
            <w:ins w:id="1173" w:author="Travis Edward Rooney" w:date="2022-02-27T13:25:00Z">
              <w:r w:rsidRPr="000E4825">
                <w:rPr>
                  <w:rFonts w:ascii="Times New Roman" w:eastAsia="Times New Roman" w:hAnsi="Times New Roman" w:cs="Times New Roman"/>
                  <w:color w:val="000000"/>
                  <w:sz w:val="24"/>
                  <w:szCs w:val="24"/>
                  <w:rPrChange w:id="1174" w:author="Travis Edward Rooney" w:date="2022-02-27T13:26:00Z">
                    <w:rPr>
                      <w:rFonts w:ascii="Lucida Grande" w:eastAsia="Times New Roman" w:hAnsi="Lucida Grande" w:cs="Lucida Grande"/>
                      <w:color w:val="000000"/>
                    </w:rPr>
                  </w:rPrChange>
                </w:rPr>
                <w:t>0.339*</w:t>
              </w:r>
            </w:ins>
          </w:p>
        </w:tc>
      </w:tr>
      <w:tr w:rsidR="000E4825" w:rsidRPr="000E4825" w14:paraId="0777E240" w14:textId="77777777" w:rsidTr="000E4825">
        <w:trPr>
          <w:trHeight w:val="300"/>
          <w:ins w:id="1175" w:author="Travis Edward Rooney" w:date="2022-02-27T13:25:00Z"/>
          <w:trPrChange w:id="1176" w:author="Travis Edward Rooney" w:date="2022-02-27T13:26:00Z">
            <w:trPr>
              <w:trHeight w:val="300"/>
            </w:trPr>
          </w:trPrChange>
        </w:trPr>
        <w:tc>
          <w:tcPr>
            <w:tcW w:w="1300" w:type="dxa"/>
            <w:shd w:val="clear" w:color="auto" w:fill="auto"/>
            <w:noWrap/>
            <w:vAlign w:val="bottom"/>
            <w:hideMark/>
            <w:tcPrChange w:id="1177" w:author="Travis Edward Rooney" w:date="2022-02-27T13:26:00Z">
              <w:tcPr>
                <w:tcW w:w="1300" w:type="dxa"/>
                <w:tcBorders>
                  <w:top w:val="nil"/>
                  <w:left w:val="nil"/>
                  <w:bottom w:val="nil"/>
                  <w:right w:val="nil"/>
                </w:tcBorders>
                <w:shd w:val="clear" w:color="auto" w:fill="auto"/>
                <w:noWrap/>
                <w:vAlign w:val="bottom"/>
                <w:hideMark/>
              </w:tcPr>
            </w:tcPrChange>
          </w:tcPr>
          <w:p w14:paraId="49A959A8" w14:textId="77777777" w:rsidR="000E4825" w:rsidRPr="000E4825" w:rsidRDefault="000E4825">
            <w:pPr>
              <w:spacing w:after="0" w:line="240" w:lineRule="auto"/>
              <w:jc w:val="center"/>
              <w:rPr>
                <w:ins w:id="1178" w:author="Travis Edward Rooney" w:date="2022-02-27T13:25:00Z"/>
                <w:rFonts w:ascii="Times New Roman" w:eastAsia="Times New Roman" w:hAnsi="Times New Roman" w:cs="Times New Roman"/>
                <w:color w:val="000000"/>
                <w:sz w:val="24"/>
                <w:szCs w:val="24"/>
                <w:rPrChange w:id="1179" w:author="Travis Edward Rooney" w:date="2022-02-27T13:26:00Z">
                  <w:rPr>
                    <w:ins w:id="1180" w:author="Travis Edward Rooney" w:date="2022-02-27T13:25:00Z"/>
                    <w:rFonts w:ascii="Lucida Grande" w:eastAsia="Times New Roman" w:hAnsi="Lucida Grande" w:cs="Lucida Grande"/>
                    <w:color w:val="000000"/>
                  </w:rPr>
                </w:rPrChange>
              </w:rPr>
              <w:pPrChange w:id="1181" w:author="Travis Edward Rooney" w:date="2022-02-27T13:26:00Z">
                <w:pPr>
                  <w:spacing w:after="0" w:line="240" w:lineRule="auto"/>
                </w:pPr>
              </w:pPrChange>
            </w:pPr>
            <w:ins w:id="1182" w:author="Travis Edward Rooney" w:date="2022-02-27T13:25:00Z">
              <w:r w:rsidRPr="000E4825">
                <w:rPr>
                  <w:rFonts w:ascii="Times New Roman" w:eastAsia="Times New Roman" w:hAnsi="Times New Roman" w:cs="Times New Roman"/>
                  <w:color w:val="000000"/>
                  <w:sz w:val="24"/>
                  <w:szCs w:val="24"/>
                  <w:rPrChange w:id="1183" w:author="Travis Edward Rooney" w:date="2022-02-27T13:26:00Z">
                    <w:rPr>
                      <w:rFonts w:ascii="Lucida Grande" w:eastAsia="Times New Roman" w:hAnsi="Lucida Grande" w:cs="Lucida Grande"/>
                      <w:color w:val="000000"/>
                    </w:rPr>
                  </w:rPrChange>
                </w:rPr>
                <w:t>DP</w:t>
              </w:r>
            </w:ins>
          </w:p>
        </w:tc>
        <w:tc>
          <w:tcPr>
            <w:tcW w:w="1348" w:type="dxa"/>
            <w:shd w:val="clear" w:color="auto" w:fill="auto"/>
            <w:noWrap/>
            <w:vAlign w:val="bottom"/>
            <w:hideMark/>
            <w:tcPrChange w:id="1184" w:author="Travis Edward Rooney" w:date="2022-02-27T13:26:00Z">
              <w:tcPr>
                <w:tcW w:w="1348" w:type="dxa"/>
                <w:tcBorders>
                  <w:top w:val="nil"/>
                  <w:left w:val="nil"/>
                  <w:bottom w:val="nil"/>
                  <w:right w:val="nil"/>
                </w:tcBorders>
                <w:shd w:val="clear" w:color="auto" w:fill="auto"/>
                <w:noWrap/>
                <w:vAlign w:val="bottom"/>
                <w:hideMark/>
              </w:tcPr>
            </w:tcPrChange>
          </w:tcPr>
          <w:p w14:paraId="00E16F35" w14:textId="77777777" w:rsidR="000E4825" w:rsidRPr="000E4825" w:rsidRDefault="000E4825">
            <w:pPr>
              <w:spacing w:after="0" w:line="240" w:lineRule="auto"/>
              <w:jc w:val="center"/>
              <w:rPr>
                <w:ins w:id="1185" w:author="Travis Edward Rooney" w:date="2022-02-27T13:25:00Z"/>
                <w:rFonts w:ascii="Times New Roman" w:eastAsia="Times New Roman" w:hAnsi="Times New Roman" w:cs="Times New Roman"/>
                <w:color w:val="000000"/>
                <w:sz w:val="24"/>
                <w:szCs w:val="24"/>
                <w:rPrChange w:id="1186" w:author="Travis Edward Rooney" w:date="2022-02-27T13:26:00Z">
                  <w:rPr>
                    <w:ins w:id="1187" w:author="Travis Edward Rooney" w:date="2022-02-27T13:25:00Z"/>
                    <w:rFonts w:ascii="Lucida Grande" w:eastAsia="Times New Roman" w:hAnsi="Lucida Grande" w:cs="Lucida Grande"/>
                    <w:color w:val="000000"/>
                  </w:rPr>
                </w:rPrChange>
              </w:rPr>
              <w:pPrChange w:id="1188" w:author="Travis Edward Rooney" w:date="2022-02-27T13:26:00Z">
                <w:pPr>
                  <w:spacing w:after="0" w:line="240" w:lineRule="auto"/>
                </w:pPr>
              </w:pPrChange>
            </w:pPr>
            <w:ins w:id="1189" w:author="Travis Edward Rooney" w:date="2022-02-27T13:25:00Z">
              <w:r w:rsidRPr="000E4825">
                <w:rPr>
                  <w:rFonts w:ascii="Times New Roman" w:eastAsia="Times New Roman" w:hAnsi="Times New Roman" w:cs="Times New Roman"/>
                  <w:color w:val="000000"/>
                  <w:sz w:val="24"/>
                  <w:szCs w:val="24"/>
                  <w:rPrChange w:id="1190"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191" w:author="Travis Edward Rooney" w:date="2022-02-27T13:26:00Z">
              <w:tcPr>
                <w:tcW w:w="1300" w:type="dxa"/>
                <w:tcBorders>
                  <w:top w:val="nil"/>
                  <w:left w:val="nil"/>
                  <w:bottom w:val="nil"/>
                  <w:right w:val="nil"/>
                </w:tcBorders>
                <w:shd w:val="clear" w:color="auto" w:fill="auto"/>
                <w:noWrap/>
                <w:vAlign w:val="center"/>
                <w:hideMark/>
              </w:tcPr>
            </w:tcPrChange>
          </w:tcPr>
          <w:p w14:paraId="6373EA51" w14:textId="77777777" w:rsidR="000E4825" w:rsidRPr="000E4825" w:rsidRDefault="000E4825" w:rsidP="000E4825">
            <w:pPr>
              <w:spacing w:after="0" w:line="240" w:lineRule="auto"/>
              <w:jc w:val="center"/>
              <w:rPr>
                <w:ins w:id="1192" w:author="Travis Edward Rooney" w:date="2022-02-27T13:25:00Z"/>
                <w:rFonts w:ascii="Times New Roman" w:eastAsia="Times New Roman" w:hAnsi="Times New Roman" w:cs="Times New Roman"/>
                <w:color w:val="000000"/>
                <w:sz w:val="24"/>
                <w:szCs w:val="24"/>
                <w:rPrChange w:id="1193" w:author="Travis Edward Rooney" w:date="2022-02-27T13:26:00Z">
                  <w:rPr>
                    <w:ins w:id="1194" w:author="Travis Edward Rooney" w:date="2022-02-27T13:25:00Z"/>
                    <w:rFonts w:ascii="Lucida Grande" w:eastAsia="Times New Roman" w:hAnsi="Lucida Grande" w:cs="Lucida Grande"/>
                    <w:color w:val="000000"/>
                  </w:rPr>
                </w:rPrChange>
              </w:rPr>
            </w:pPr>
            <w:ins w:id="1195" w:author="Travis Edward Rooney" w:date="2022-02-27T13:25:00Z">
              <w:r w:rsidRPr="000E4825">
                <w:rPr>
                  <w:rFonts w:ascii="Times New Roman" w:eastAsia="Times New Roman" w:hAnsi="Times New Roman" w:cs="Times New Roman"/>
                  <w:color w:val="000000"/>
                  <w:sz w:val="24"/>
                  <w:szCs w:val="24"/>
                  <w:rPrChange w:id="1196" w:author="Travis Edward Rooney" w:date="2022-02-27T13:26:00Z">
                    <w:rPr>
                      <w:rFonts w:ascii="Lucida Grande" w:eastAsia="Times New Roman" w:hAnsi="Lucida Grande" w:cs="Lucida Grande"/>
                      <w:color w:val="000000"/>
                    </w:rPr>
                  </w:rPrChange>
                </w:rPr>
                <w:t>0.033</w:t>
              </w:r>
            </w:ins>
          </w:p>
        </w:tc>
        <w:tc>
          <w:tcPr>
            <w:tcW w:w="1300" w:type="dxa"/>
            <w:shd w:val="clear" w:color="auto" w:fill="auto"/>
            <w:noWrap/>
            <w:vAlign w:val="center"/>
            <w:hideMark/>
            <w:tcPrChange w:id="1197" w:author="Travis Edward Rooney" w:date="2022-02-27T13:26:00Z">
              <w:tcPr>
                <w:tcW w:w="1300" w:type="dxa"/>
                <w:tcBorders>
                  <w:top w:val="nil"/>
                  <w:left w:val="nil"/>
                  <w:bottom w:val="nil"/>
                  <w:right w:val="nil"/>
                </w:tcBorders>
                <w:shd w:val="clear" w:color="auto" w:fill="auto"/>
                <w:noWrap/>
                <w:vAlign w:val="center"/>
                <w:hideMark/>
              </w:tcPr>
            </w:tcPrChange>
          </w:tcPr>
          <w:p w14:paraId="70F109C1" w14:textId="77777777" w:rsidR="000E4825" w:rsidRPr="000E4825" w:rsidRDefault="000E4825" w:rsidP="000E4825">
            <w:pPr>
              <w:spacing w:after="0" w:line="240" w:lineRule="auto"/>
              <w:jc w:val="center"/>
              <w:rPr>
                <w:ins w:id="1198" w:author="Travis Edward Rooney" w:date="2022-02-27T13:25:00Z"/>
                <w:rFonts w:ascii="Times New Roman" w:eastAsia="Times New Roman" w:hAnsi="Times New Roman" w:cs="Times New Roman"/>
                <w:color w:val="000000"/>
                <w:sz w:val="24"/>
                <w:szCs w:val="24"/>
                <w:rPrChange w:id="1199" w:author="Travis Edward Rooney" w:date="2022-02-27T13:26:00Z">
                  <w:rPr>
                    <w:ins w:id="1200" w:author="Travis Edward Rooney" w:date="2022-02-27T13:25:00Z"/>
                    <w:rFonts w:ascii="Lucida Grande" w:eastAsia="Times New Roman" w:hAnsi="Lucida Grande" w:cs="Lucida Grande"/>
                    <w:color w:val="000000"/>
                  </w:rPr>
                </w:rPrChange>
              </w:rPr>
            </w:pPr>
            <w:ins w:id="1201" w:author="Travis Edward Rooney" w:date="2022-02-27T13:25:00Z">
              <w:r w:rsidRPr="000E4825">
                <w:rPr>
                  <w:rFonts w:ascii="Times New Roman" w:eastAsia="Times New Roman" w:hAnsi="Times New Roman" w:cs="Times New Roman"/>
                  <w:color w:val="000000"/>
                  <w:sz w:val="24"/>
                  <w:szCs w:val="24"/>
                  <w:rPrChange w:id="1202" w:author="Travis Edward Rooney" w:date="2022-02-27T13:26:00Z">
                    <w:rPr>
                      <w:rFonts w:ascii="Lucida Grande" w:eastAsia="Times New Roman" w:hAnsi="Lucida Grande" w:cs="Lucida Grande"/>
                      <w:color w:val="000000"/>
                    </w:rPr>
                  </w:rPrChange>
                </w:rPr>
                <w:t>0.183</w:t>
              </w:r>
            </w:ins>
          </w:p>
        </w:tc>
        <w:tc>
          <w:tcPr>
            <w:tcW w:w="1300" w:type="dxa"/>
            <w:shd w:val="clear" w:color="auto" w:fill="auto"/>
            <w:noWrap/>
            <w:vAlign w:val="center"/>
            <w:hideMark/>
            <w:tcPrChange w:id="1203" w:author="Travis Edward Rooney" w:date="2022-02-27T13:26:00Z">
              <w:tcPr>
                <w:tcW w:w="1300" w:type="dxa"/>
                <w:tcBorders>
                  <w:top w:val="nil"/>
                  <w:left w:val="nil"/>
                  <w:bottom w:val="nil"/>
                  <w:right w:val="nil"/>
                </w:tcBorders>
                <w:shd w:val="clear" w:color="auto" w:fill="auto"/>
                <w:noWrap/>
                <w:vAlign w:val="center"/>
                <w:hideMark/>
              </w:tcPr>
            </w:tcPrChange>
          </w:tcPr>
          <w:p w14:paraId="6A101EBB" w14:textId="77777777" w:rsidR="000E4825" w:rsidRPr="000E4825" w:rsidRDefault="000E4825" w:rsidP="000E4825">
            <w:pPr>
              <w:spacing w:after="0" w:line="240" w:lineRule="auto"/>
              <w:jc w:val="center"/>
              <w:rPr>
                <w:ins w:id="1204" w:author="Travis Edward Rooney" w:date="2022-02-27T13:25:00Z"/>
                <w:rFonts w:ascii="Times New Roman" w:eastAsia="Times New Roman" w:hAnsi="Times New Roman" w:cs="Times New Roman"/>
                <w:color w:val="000000"/>
                <w:sz w:val="24"/>
                <w:szCs w:val="24"/>
                <w:rPrChange w:id="1205" w:author="Travis Edward Rooney" w:date="2022-02-27T13:26:00Z">
                  <w:rPr>
                    <w:ins w:id="1206" w:author="Travis Edward Rooney" w:date="2022-02-27T13:25:00Z"/>
                    <w:rFonts w:ascii="Lucida Grande" w:eastAsia="Times New Roman" w:hAnsi="Lucida Grande" w:cs="Lucida Grande"/>
                    <w:color w:val="000000"/>
                  </w:rPr>
                </w:rPrChange>
              </w:rPr>
            </w:pPr>
            <w:ins w:id="1207" w:author="Travis Edward Rooney" w:date="2022-02-27T13:25:00Z">
              <w:r w:rsidRPr="000E4825">
                <w:rPr>
                  <w:rFonts w:ascii="Times New Roman" w:eastAsia="Times New Roman" w:hAnsi="Times New Roman" w:cs="Times New Roman"/>
                  <w:color w:val="000000"/>
                  <w:sz w:val="24"/>
                  <w:szCs w:val="24"/>
                  <w:rPrChange w:id="1208" w:author="Travis Edward Rooney" w:date="2022-02-27T13:26:00Z">
                    <w:rPr>
                      <w:rFonts w:ascii="Lucida Grande" w:eastAsia="Times New Roman" w:hAnsi="Lucida Grande" w:cs="Lucida Grande"/>
                      <w:color w:val="000000"/>
                    </w:rPr>
                  </w:rPrChange>
                </w:rPr>
                <w:t>0.128</w:t>
              </w:r>
            </w:ins>
          </w:p>
        </w:tc>
      </w:tr>
      <w:tr w:rsidR="000E4825" w:rsidRPr="000E4825" w14:paraId="71E1736C" w14:textId="77777777" w:rsidTr="000E4825">
        <w:trPr>
          <w:trHeight w:val="300"/>
          <w:ins w:id="1209" w:author="Travis Edward Rooney" w:date="2022-02-27T13:25:00Z"/>
          <w:trPrChange w:id="1210" w:author="Travis Edward Rooney" w:date="2022-02-27T13:26:00Z">
            <w:trPr>
              <w:trHeight w:val="300"/>
            </w:trPr>
          </w:trPrChange>
        </w:trPr>
        <w:tc>
          <w:tcPr>
            <w:tcW w:w="1300" w:type="dxa"/>
            <w:shd w:val="clear" w:color="auto" w:fill="auto"/>
            <w:noWrap/>
            <w:vAlign w:val="bottom"/>
            <w:hideMark/>
            <w:tcPrChange w:id="1211" w:author="Travis Edward Rooney" w:date="2022-02-27T13:26:00Z">
              <w:tcPr>
                <w:tcW w:w="1300" w:type="dxa"/>
                <w:tcBorders>
                  <w:top w:val="nil"/>
                  <w:left w:val="nil"/>
                  <w:bottom w:val="nil"/>
                  <w:right w:val="nil"/>
                </w:tcBorders>
                <w:shd w:val="clear" w:color="auto" w:fill="auto"/>
                <w:noWrap/>
                <w:vAlign w:val="bottom"/>
                <w:hideMark/>
              </w:tcPr>
            </w:tcPrChange>
          </w:tcPr>
          <w:p w14:paraId="1D2F5D76" w14:textId="77777777" w:rsidR="000E4825" w:rsidRPr="000E4825" w:rsidRDefault="000E4825">
            <w:pPr>
              <w:spacing w:after="0" w:line="240" w:lineRule="auto"/>
              <w:jc w:val="center"/>
              <w:rPr>
                <w:ins w:id="1212" w:author="Travis Edward Rooney" w:date="2022-02-27T13:25:00Z"/>
                <w:rFonts w:ascii="Times New Roman" w:eastAsia="Times New Roman" w:hAnsi="Times New Roman" w:cs="Times New Roman"/>
                <w:color w:val="000000"/>
                <w:sz w:val="24"/>
                <w:szCs w:val="24"/>
                <w:rPrChange w:id="1213" w:author="Travis Edward Rooney" w:date="2022-02-27T13:26:00Z">
                  <w:rPr>
                    <w:ins w:id="1214" w:author="Travis Edward Rooney" w:date="2022-02-27T13:25:00Z"/>
                    <w:rFonts w:ascii="Lucida Grande" w:eastAsia="Times New Roman" w:hAnsi="Lucida Grande" w:cs="Lucida Grande"/>
                    <w:color w:val="000000"/>
                  </w:rPr>
                </w:rPrChange>
              </w:rPr>
              <w:pPrChange w:id="1215" w:author="Travis Edward Rooney" w:date="2022-02-27T13:26:00Z">
                <w:pPr>
                  <w:spacing w:after="0" w:line="240" w:lineRule="auto"/>
                </w:pPr>
              </w:pPrChange>
            </w:pPr>
            <w:ins w:id="1216" w:author="Travis Edward Rooney" w:date="2022-02-27T13:25:00Z">
              <w:r w:rsidRPr="000E4825">
                <w:rPr>
                  <w:rFonts w:ascii="Times New Roman" w:eastAsia="Times New Roman" w:hAnsi="Times New Roman" w:cs="Times New Roman"/>
                  <w:color w:val="000000"/>
                  <w:sz w:val="24"/>
                  <w:szCs w:val="24"/>
                  <w:rPrChange w:id="1217" w:author="Travis Edward Rooney" w:date="2022-02-27T13:26:00Z">
                    <w:rPr>
                      <w:rFonts w:ascii="Lucida Grande" w:eastAsia="Times New Roman" w:hAnsi="Lucida Grande" w:cs="Lucida Grande"/>
                      <w:color w:val="000000"/>
                    </w:rPr>
                  </w:rPrChange>
                </w:rPr>
                <w:t>DP</w:t>
              </w:r>
            </w:ins>
          </w:p>
        </w:tc>
        <w:tc>
          <w:tcPr>
            <w:tcW w:w="1348" w:type="dxa"/>
            <w:shd w:val="clear" w:color="auto" w:fill="auto"/>
            <w:noWrap/>
            <w:vAlign w:val="bottom"/>
            <w:hideMark/>
            <w:tcPrChange w:id="1218" w:author="Travis Edward Rooney" w:date="2022-02-27T13:26:00Z">
              <w:tcPr>
                <w:tcW w:w="1348" w:type="dxa"/>
                <w:tcBorders>
                  <w:top w:val="nil"/>
                  <w:left w:val="nil"/>
                  <w:bottom w:val="nil"/>
                  <w:right w:val="nil"/>
                </w:tcBorders>
                <w:shd w:val="clear" w:color="auto" w:fill="auto"/>
                <w:noWrap/>
                <w:vAlign w:val="bottom"/>
                <w:hideMark/>
              </w:tcPr>
            </w:tcPrChange>
          </w:tcPr>
          <w:p w14:paraId="3D2131CA" w14:textId="77777777" w:rsidR="000E4825" w:rsidRPr="000E4825" w:rsidRDefault="000E4825">
            <w:pPr>
              <w:spacing w:after="0" w:line="240" w:lineRule="auto"/>
              <w:jc w:val="center"/>
              <w:rPr>
                <w:ins w:id="1219" w:author="Travis Edward Rooney" w:date="2022-02-27T13:25:00Z"/>
                <w:rFonts w:ascii="Times New Roman" w:eastAsia="Times New Roman" w:hAnsi="Times New Roman" w:cs="Times New Roman"/>
                <w:color w:val="000000"/>
                <w:sz w:val="24"/>
                <w:szCs w:val="24"/>
                <w:rPrChange w:id="1220" w:author="Travis Edward Rooney" w:date="2022-02-27T13:26:00Z">
                  <w:rPr>
                    <w:ins w:id="1221" w:author="Travis Edward Rooney" w:date="2022-02-27T13:25:00Z"/>
                    <w:rFonts w:ascii="Lucida Grande" w:eastAsia="Times New Roman" w:hAnsi="Lucida Grande" w:cs="Lucida Grande"/>
                    <w:color w:val="000000"/>
                  </w:rPr>
                </w:rPrChange>
              </w:rPr>
              <w:pPrChange w:id="1222" w:author="Travis Edward Rooney" w:date="2022-02-27T13:26:00Z">
                <w:pPr>
                  <w:spacing w:after="0" w:line="240" w:lineRule="auto"/>
                </w:pPr>
              </w:pPrChange>
            </w:pPr>
            <w:ins w:id="1223" w:author="Travis Edward Rooney" w:date="2022-02-27T13:25:00Z">
              <w:r w:rsidRPr="000E4825">
                <w:rPr>
                  <w:rFonts w:ascii="Times New Roman" w:eastAsia="Times New Roman" w:hAnsi="Times New Roman" w:cs="Times New Roman"/>
                  <w:color w:val="000000"/>
                  <w:sz w:val="24"/>
                  <w:szCs w:val="24"/>
                  <w:rPrChange w:id="1224"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225" w:author="Travis Edward Rooney" w:date="2022-02-27T13:26:00Z">
              <w:tcPr>
                <w:tcW w:w="1300" w:type="dxa"/>
                <w:tcBorders>
                  <w:top w:val="nil"/>
                  <w:left w:val="nil"/>
                  <w:bottom w:val="nil"/>
                  <w:right w:val="nil"/>
                </w:tcBorders>
                <w:shd w:val="clear" w:color="auto" w:fill="auto"/>
                <w:noWrap/>
                <w:vAlign w:val="center"/>
                <w:hideMark/>
              </w:tcPr>
            </w:tcPrChange>
          </w:tcPr>
          <w:p w14:paraId="3D7FD585" w14:textId="77777777" w:rsidR="000E4825" w:rsidRPr="000E4825" w:rsidRDefault="000E4825" w:rsidP="000E4825">
            <w:pPr>
              <w:spacing w:after="0" w:line="240" w:lineRule="auto"/>
              <w:jc w:val="center"/>
              <w:rPr>
                <w:ins w:id="1226" w:author="Travis Edward Rooney" w:date="2022-02-27T13:25:00Z"/>
                <w:rFonts w:ascii="Times New Roman" w:eastAsia="Times New Roman" w:hAnsi="Times New Roman" w:cs="Times New Roman"/>
                <w:color w:val="000000"/>
                <w:sz w:val="24"/>
                <w:szCs w:val="24"/>
                <w:rPrChange w:id="1227" w:author="Travis Edward Rooney" w:date="2022-02-27T13:26:00Z">
                  <w:rPr>
                    <w:ins w:id="1228" w:author="Travis Edward Rooney" w:date="2022-02-27T13:25:00Z"/>
                    <w:rFonts w:ascii="Lucida Grande" w:eastAsia="Times New Roman" w:hAnsi="Lucida Grande" w:cs="Lucida Grande"/>
                    <w:color w:val="000000"/>
                  </w:rPr>
                </w:rPrChange>
              </w:rPr>
            </w:pPr>
            <w:ins w:id="1229" w:author="Travis Edward Rooney" w:date="2022-02-27T13:25:00Z">
              <w:r w:rsidRPr="000E4825">
                <w:rPr>
                  <w:rFonts w:ascii="Times New Roman" w:eastAsia="Times New Roman" w:hAnsi="Times New Roman" w:cs="Times New Roman"/>
                  <w:color w:val="000000"/>
                  <w:sz w:val="24"/>
                  <w:szCs w:val="24"/>
                  <w:rPrChange w:id="1230" w:author="Travis Edward Rooney" w:date="2022-02-27T13:26:00Z">
                    <w:rPr>
                      <w:rFonts w:ascii="Lucida Grande" w:eastAsia="Times New Roman" w:hAnsi="Lucida Grande" w:cs="Lucida Grande"/>
                      <w:color w:val="000000"/>
                    </w:rPr>
                  </w:rPrChange>
                </w:rPr>
                <w:t>-0.108</w:t>
              </w:r>
            </w:ins>
          </w:p>
        </w:tc>
        <w:tc>
          <w:tcPr>
            <w:tcW w:w="1300" w:type="dxa"/>
            <w:shd w:val="clear" w:color="auto" w:fill="auto"/>
            <w:noWrap/>
            <w:vAlign w:val="center"/>
            <w:hideMark/>
            <w:tcPrChange w:id="1231" w:author="Travis Edward Rooney" w:date="2022-02-27T13:26:00Z">
              <w:tcPr>
                <w:tcW w:w="1300" w:type="dxa"/>
                <w:tcBorders>
                  <w:top w:val="nil"/>
                  <w:left w:val="nil"/>
                  <w:bottom w:val="nil"/>
                  <w:right w:val="nil"/>
                </w:tcBorders>
                <w:shd w:val="clear" w:color="auto" w:fill="auto"/>
                <w:noWrap/>
                <w:vAlign w:val="center"/>
                <w:hideMark/>
              </w:tcPr>
            </w:tcPrChange>
          </w:tcPr>
          <w:p w14:paraId="6C2F1F90" w14:textId="77777777" w:rsidR="000E4825" w:rsidRPr="000E4825" w:rsidRDefault="000E4825" w:rsidP="000E4825">
            <w:pPr>
              <w:spacing w:after="0" w:line="240" w:lineRule="auto"/>
              <w:jc w:val="center"/>
              <w:rPr>
                <w:ins w:id="1232" w:author="Travis Edward Rooney" w:date="2022-02-27T13:25:00Z"/>
                <w:rFonts w:ascii="Times New Roman" w:eastAsia="Times New Roman" w:hAnsi="Times New Roman" w:cs="Times New Roman"/>
                <w:color w:val="000000"/>
                <w:sz w:val="24"/>
                <w:szCs w:val="24"/>
                <w:rPrChange w:id="1233" w:author="Travis Edward Rooney" w:date="2022-02-27T13:26:00Z">
                  <w:rPr>
                    <w:ins w:id="1234" w:author="Travis Edward Rooney" w:date="2022-02-27T13:25:00Z"/>
                    <w:rFonts w:ascii="Lucida Grande" w:eastAsia="Times New Roman" w:hAnsi="Lucida Grande" w:cs="Lucida Grande"/>
                    <w:color w:val="000000"/>
                  </w:rPr>
                </w:rPrChange>
              </w:rPr>
            </w:pPr>
            <w:ins w:id="1235" w:author="Travis Edward Rooney" w:date="2022-02-27T13:25:00Z">
              <w:r w:rsidRPr="000E4825">
                <w:rPr>
                  <w:rFonts w:ascii="Times New Roman" w:eastAsia="Times New Roman" w:hAnsi="Times New Roman" w:cs="Times New Roman"/>
                  <w:color w:val="000000"/>
                  <w:sz w:val="24"/>
                  <w:szCs w:val="24"/>
                  <w:rPrChange w:id="1236" w:author="Travis Edward Rooney" w:date="2022-02-27T13:26:00Z">
                    <w:rPr>
                      <w:rFonts w:ascii="Lucida Grande" w:eastAsia="Times New Roman" w:hAnsi="Lucida Grande" w:cs="Lucida Grande"/>
                      <w:color w:val="000000"/>
                    </w:rPr>
                  </w:rPrChange>
                </w:rPr>
                <w:t>-0.097</w:t>
              </w:r>
            </w:ins>
          </w:p>
        </w:tc>
        <w:tc>
          <w:tcPr>
            <w:tcW w:w="1300" w:type="dxa"/>
            <w:shd w:val="clear" w:color="auto" w:fill="auto"/>
            <w:noWrap/>
            <w:vAlign w:val="center"/>
            <w:hideMark/>
            <w:tcPrChange w:id="1237" w:author="Travis Edward Rooney" w:date="2022-02-27T13:26:00Z">
              <w:tcPr>
                <w:tcW w:w="1300" w:type="dxa"/>
                <w:tcBorders>
                  <w:top w:val="nil"/>
                  <w:left w:val="nil"/>
                  <w:bottom w:val="nil"/>
                  <w:right w:val="nil"/>
                </w:tcBorders>
                <w:shd w:val="clear" w:color="auto" w:fill="auto"/>
                <w:noWrap/>
                <w:vAlign w:val="center"/>
                <w:hideMark/>
              </w:tcPr>
            </w:tcPrChange>
          </w:tcPr>
          <w:p w14:paraId="66DAC5C1" w14:textId="77777777" w:rsidR="000E4825" w:rsidRPr="000E4825" w:rsidRDefault="000E4825" w:rsidP="000E4825">
            <w:pPr>
              <w:spacing w:after="0" w:line="240" w:lineRule="auto"/>
              <w:jc w:val="center"/>
              <w:rPr>
                <w:ins w:id="1238" w:author="Travis Edward Rooney" w:date="2022-02-27T13:25:00Z"/>
                <w:rFonts w:ascii="Times New Roman" w:eastAsia="Times New Roman" w:hAnsi="Times New Roman" w:cs="Times New Roman"/>
                <w:color w:val="000000"/>
                <w:sz w:val="24"/>
                <w:szCs w:val="24"/>
                <w:rPrChange w:id="1239" w:author="Travis Edward Rooney" w:date="2022-02-27T13:26:00Z">
                  <w:rPr>
                    <w:ins w:id="1240" w:author="Travis Edward Rooney" w:date="2022-02-27T13:25:00Z"/>
                    <w:rFonts w:ascii="Lucida Grande" w:eastAsia="Times New Roman" w:hAnsi="Lucida Grande" w:cs="Lucida Grande"/>
                    <w:color w:val="000000"/>
                  </w:rPr>
                </w:rPrChange>
              </w:rPr>
            </w:pPr>
            <w:ins w:id="1241" w:author="Travis Edward Rooney" w:date="2022-02-27T13:25:00Z">
              <w:r w:rsidRPr="000E4825">
                <w:rPr>
                  <w:rFonts w:ascii="Times New Roman" w:eastAsia="Times New Roman" w:hAnsi="Times New Roman" w:cs="Times New Roman"/>
                  <w:color w:val="000000"/>
                  <w:sz w:val="24"/>
                  <w:szCs w:val="24"/>
                  <w:rPrChange w:id="1242" w:author="Travis Edward Rooney" w:date="2022-02-27T13:26:00Z">
                    <w:rPr>
                      <w:rFonts w:ascii="Lucida Grande" w:eastAsia="Times New Roman" w:hAnsi="Lucida Grande" w:cs="Lucida Grande"/>
                      <w:color w:val="000000"/>
                    </w:rPr>
                  </w:rPrChange>
                </w:rPr>
                <w:t>-0.373*</w:t>
              </w:r>
            </w:ins>
          </w:p>
        </w:tc>
      </w:tr>
      <w:tr w:rsidR="000E4825" w:rsidRPr="000E4825" w14:paraId="2FE0699A" w14:textId="77777777" w:rsidTr="000E4825">
        <w:trPr>
          <w:trHeight w:val="300"/>
          <w:ins w:id="1243" w:author="Travis Edward Rooney" w:date="2022-02-27T13:25:00Z"/>
          <w:trPrChange w:id="1244" w:author="Travis Edward Rooney" w:date="2022-02-27T13:26:00Z">
            <w:trPr>
              <w:trHeight w:val="300"/>
            </w:trPr>
          </w:trPrChange>
        </w:trPr>
        <w:tc>
          <w:tcPr>
            <w:tcW w:w="1300" w:type="dxa"/>
            <w:shd w:val="clear" w:color="auto" w:fill="auto"/>
            <w:noWrap/>
            <w:vAlign w:val="bottom"/>
            <w:hideMark/>
            <w:tcPrChange w:id="1245" w:author="Travis Edward Rooney" w:date="2022-02-27T13:26:00Z">
              <w:tcPr>
                <w:tcW w:w="1300" w:type="dxa"/>
                <w:tcBorders>
                  <w:top w:val="nil"/>
                  <w:left w:val="nil"/>
                  <w:bottom w:val="nil"/>
                  <w:right w:val="nil"/>
                </w:tcBorders>
                <w:shd w:val="clear" w:color="auto" w:fill="auto"/>
                <w:noWrap/>
                <w:vAlign w:val="bottom"/>
                <w:hideMark/>
              </w:tcPr>
            </w:tcPrChange>
          </w:tcPr>
          <w:p w14:paraId="7115EF2A" w14:textId="77777777" w:rsidR="000E4825" w:rsidRPr="000E4825" w:rsidRDefault="000E4825">
            <w:pPr>
              <w:spacing w:after="0" w:line="240" w:lineRule="auto"/>
              <w:jc w:val="center"/>
              <w:rPr>
                <w:ins w:id="1246" w:author="Travis Edward Rooney" w:date="2022-02-27T13:25:00Z"/>
                <w:rFonts w:ascii="Times New Roman" w:eastAsia="Times New Roman" w:hAnsi="Times New Roman" w:cs="Times New Roman"/>
                <w:color w:val="000000"/>
                <w:sz w:val="24"/>
                <w:szCs w:val="24"/>
                <w:rPrChange w:id="1247" w:author="Travis Edward Rooney" w:date="2022-02-27T13:26:00Z">
                  <w:rPr>
                    <w:ins w:id="1248" w:author="Travis Edward Rooney" w:date="2022-02-27T13:25:00Z"/>
                    <w:rFonts w:ascii="Lucida Grande" w:eastAsia="Times New Roman" w:hAnsi="Lucida Grande" w:cs="Lucida Grande"/>
                    <w:color w:val="000000"/>
                  </w:rPr>
                </w:rPrChange>
              </w:rPr>
              <w:pPrChange w:id="1249" w:author="Travis Edward Rooney" w:date="2022-02-27T13:26:00Z">
                <w:pPr>
                  <w:spacing w:after="0" w:line="240" w:lineRule="auto"/>
                </w:pPr>
              </w:pPrChange>
            </w:pPr>
            <w:ins w:id="1250" w:author="Travis Edward Rooney" w:date="2022-02-27T13:25:00Z">
              <w:r w:rsidRPr="000E4825">
                <w:rPr>
                  <w:rFonts w:ascii="Times New Roman" w:eastAsia="Times New Roman" w:hAnsi="Times New Roman" w:cs="Times New Roman"/>
                  <w:color w:val="000000"/>
                  <w:sz w:val="24"/>
                  <w:szCs w:val="24"/>
                  <w:rPrChange w:id="1251" w:author="Travis Edward Rooney" w:date="2022-02-27T13:26:00Z">
                    <w:rPr>
                      <w:rFonts w:ascii="Lucida Grande" w:eastAsia="Times New Roman" w:hAnsi="Lucida Grande" w:cs="Lucida Grande"/>
                      <w:color w:val="000000"/>
                    </w:rPr>
                  </w:rPrChange>
                </w:rPr>
                <w:t>FAN</w:t>
              </w:r>
            </w:ins>
          </w:p>
        </w:tc>
        <w:tc>
          <w:tcPr>
            <w:tcW w:w="1348" w:type="dxa"/>
            <w:shd w:val="clear" w:color="auto" w:fill="auto"/>
            <w:noWrap/>
            <w:vAlign w:val="bottom"/>
            <w:hideMark/>
            <w:tcPrChange w:id="1252" w:author="Travis Edward Rooney" w:date="2022-02-27T13:26:00Z">
              <w:tcPr>
                <w:tcW w:w="1348" w:type="dxa"/>
                <w:tcBorders>
                  <w:top w:val="nil"/>
                  <w:left w:val="nil"/>
                  <w:bottom w:val="nil"/>
                  <w:right w:val="nil"/>
                </w:tcBorders>
                <w:shd w:val="clear" w:color="auto" w:fill="auto"/>
                <w:noWrap/>
                <w:vAlign w:val="bottom"/>
                <w:hideMark/>
              </w:tcPr>
            </w:tcPrChange>
          </w:tcPr>
          <w:p w14:paraId="7185250D" w14:textId="77777777" w:rsidR="000E4825" w:rsidRPr="000E4825" w:rsidRDefault="000E4825">
            <w:pPr>
              <w:spacing w:after="0" w:line="240" w:lineRule="auto"/>
              <w:jc w:val="center"/>
              <w:rPr>
                <w:ins w:id="1253" w:author="Travis Edward Rooney" w:date="2022-02-27T13:25:00Z"/>
                <w:rFonts w:ascii="Times New Roman" w:eastAsia="Times New Roman" w:hAnsi="Times New Roman" w:cs="Times New Roman"/>
                <w:color w:val="000000"/>
                <w:sz w:val="24"/>
                <w:szCs w:val="24"/>
                <w:rPrChange w:id="1254" w:author="Travis Edward Rooney" w:date="2022-02-27T13:26:00Z">
                  <w:rPr>
                    <w:ins w:id="1255" w:author="Travis Edward Rooney" w:date="2022-02-27T13:25:00Z"/>
                    <w:rFonts w:ascii="Lucida Grande" w:eastAsia="Times New Roman" w:hAnsi="Lucida Grande" w:cs="Lucida Grande"/>
                    <w:color w:val="000000"/>
                  </w:rPr>
                </w:rPrChange>
              </w:rPr>
              <w:pPrChange w:id="1256" w:author="Travis Edward Rooney" w:date="2022-02-27T13:26:00Z">
                <w:pPr>
                  <w:spacing w:after="0" w:line="240" w:lineRule="auto"/>
                </w:pPr>
              </w:pPrChange>
            </w:pPr>
            <w:ins w:id="1257" w:author="Travis Edward Rooney" w:date="2022-02-27T13:25:00Z">
              <w:r w:rsidRPr="000E4825">
                <w:rPr>
                  <w:rFonts w:ascii="Times New Roman" w:eastAsia="Times New Roman" w:hAnsi="Times New Roman" w:cs="Times New Roman"/>
                  <w:color w:val="000000"/>
                  <w:sz w:val="24"/>
                  <w:szCs w:val="24"/>
                  <w:rPrChange w:id="1258" w:author="Travis Edward Rooney" w:date="2022-02-27T13:26:00Z">
                    <w:rPr>
                      <w:rFonts w:ascii="Lucida Grande" w:eastAsia="Times New Roman" w:hAnsi="Lucida Grande" w:cs="Lucida Grande"/>
                      <w:color w:val="000000"/>
                    </w:rPr>
                  </w:rPrChange>
                </w:rPr>
                <w:t>D</w:t>
              </w:r>
            </w:ins>
          </w:p>
        </w:tc>
        <w:tc>
          <w:tcPr>
            <w:tcW w:w="1300" w:type="dxa"/>
            <w:shd w:val="clear" w:color="auto" w:fill="auto"/>
            <w:noWrap/>
            <w:vAlign w:val="center"/>
            <w:hideMark/>
            <w:tcPrChange w:id="1259" w:author="Travis Edward Rooney" w:date="2022-02-27T13:26:00Z">
              <w:tcPr>
                <w:tcW w:w="1300" w:type="dxa"/>
                <w:tcBorders>
                  <w:top w:val="nil"/>
                  <w:left w:val="nil"/>
                  <w:bottom w:val="nil"/>
                  <w:right w:val="nil"/>
                </w:tcBorders>
                <w:shd w:val="clear" w:color="auto" w:fill="auto"/>
                <w:noWrap/>
                <w:vAlign w:val="center"/>
                <w:hideMark/>
              </w:tcPr>
            </w:tcPrChange>
          </w:tcPr>
          <w:p w14:paraId="1BEB5B3C" w14:textId="77777777" w:rsidR="000E4825" w:rsidRPr="000E4825" w:rsidRDefault="000E4825" w:rsidP="000E4825">
            <w:pPr>
              <w:spacing w:after="0" w:line="240" w:lineRule="auto"/>
              <w:jc w:val="center"/>
              <w:rPr>
                <w:ins w:id="1260" w:author="Travis Edward Rooney" w:date="2022-02-27T13:25:00Z"/>
                <w:rFonts w:ascii="Times New Roman" w:eastAsia="Times New Roman" w:hAnsi="Times New Roman" w:cs="Times New Roman"/>
                <w:color w:val="000000"/>
                <w:sz w:val="24"/>
                <w:szCs w:val="24"/>
                <w:rPrChange w:id="1261" w:author="Travis Edward Rooney" w:date="2022-02-27T13:26:00Z">
                  <w:rPr>
                    <w:ins w:id="1262" w:author="Travis Edward Rooney" w:date="2022-02-27T13:25:00Z"/>
                    <w:rFonts w:ascii="Lucida Grande" w:eastAsia="Times New Roman" w:hAnsi="Lucida Grande" w:cs="Lucida Grande"/>
                    <w:color w:val="000000"/>
                  </w:rPr>
                </w:rPrChange>
              </w:rPr>
            </w:pPr>
            <w:ins w:id="1263" w:author="Travis Edward Rooney" w:date="2022-02-27T13:25:00Z">
              <w:r w:rsidRPr="000E4825">
                <w:rPr>
                  <w:rFonts w:ascii="Times New Roman" w:eastAsia="Times New Roman" w:hAnsi="Times New Roman" w:cs="Times New Roman"/>
                  <w:color w:val="000000"/>
                  <w:sz w:val="24"/>
                  <w:szCs w:val="24"/>
                  <w:rPrChange w:id="1264" w:author="Travis Edward Rooney" w:date="2022-02-27T13:26:00Z">
                    <w:rPr>
                      <w:rFonts w:ascii="Lucida Grande" w:eastAsia="Times New Roman" w:hAnsi="Lucida Grande" w:cs="Lucida Grande"/>
                      <w:color w:val="000000"/>
                    </w:rPr>
                  </w:rPrChange>
                </w:rPr>
                <w:t>0.781*</w:t>
              </w:r>
            </w:ins>
          </w:p>
        </w:tc>
        <w:tc>
          <w:tcPr>
            <w:tcW w:w="1300" w:type="dxa"/>
            <w:shd w:val="clear" w:color="auto" w:fill="auto"/>
            <w:noWrap/>
            <w:vAlign w:val="center"/>
            <w:hideMark/>
            <w:tcPrChange w:id="1265" w:author="Travis Edward Rooney" w:date="2022-02-27T13:26:00Z">
              <w:tcPr>
                <w:tcW w:w="1300" w:type="dxa"/>
                <w:tcBorders>
                  <w:top w:val="nil"/>
                  <w:left w:val="nil"/>
                  <w:bottom w:val="nil"/>
                  <w:right w:val="nil"/>
                </w:tcBorders>
                <w:shd w:val="clear" w:color="auto" w:fill="auto"/>
                <w:noWrap/>
                <w:vAlign w:val="center"/>
                <w:hideMark/>
              </w:tcPr>
            </w:tcPrChange>
          </w:tcPr>
          <w:p w14:paraId="2F17DBD9" w14:textId="77777777" w:rsidR="000E4825" w:rsidRPr="000E4825" w:rsidRDefault="000E4825" w:rsidP="000E4825">
            <w:pPr>
              <w:spacing w:after="0" w:line="240" w:lineRule="auto"/>
              <w:jc w:val="center"/>
              <w:rPr>
                <w:ins w:id="1266" w:author="Travis Edward Rooney" w:date="2022-02-27T13:25:00Z"/>
                <w:rFonts w:ascii="Times New Roman" w:eastAsia="Times New Roman" w:hAnsi="Times New Roman" w:cs="Times New Roman"/>
                <w:color w:val="000000"/>
                <w:sz w:val="24"/>
                <w:szCs w:val="24"/>
                <w:rPrChange w:id="1267" w:author="Travis Edward Rooney" w:date="2022-02-27T13:26:00Z">
                  <w:rPr>
                    <w:ins w:id="1268" w:author="Travis Edward Rooney" w:date="2022-02-27T13:25:00Z"/>
                    <w:rFonts w:ascii="Lucida Grande" w:eastAsia="Times New Roman" w:hAnsi="Lucida Grande" w:cs="Lucida Grande"/>
                    <w:color w:val="000000"/>
                  </w:rPr>
                </w:rPrChange>
              </w:rPr>
            </w:pPr>
            <w:ins w:id="1269" w:author="Travis Edward Rooney" w:date="2022-02-27T13:25:00Z">
              <w:r w:rsidRPr="000E4825">
                <w:rPr>
                  <w:rFonts w:ascii="Times New Roman" w:eastAsia="Times New Roman" w:hAnsi="Times New Roman" w:cs="Times New Roman"/>
                  <w:color w:val="000000"/>
                  <w:sz w:val="24"/>
                  <w:szCs w:val="24"/>
                  <w:rPrChange w:id="1270" w:author="Travis Edward Rooney" w:date="2022-02-27T13:26:00Z">
                    <w:rPr>
                      <w:rFonts w:ascii="Lucida Grande" w:eastAsia="Times New Roman" w:hAnsi="Lucida Grande" w:cs="Lucida Grande"/>
                      <w:color w:val="000000"/>
                    </w:rPr>
                  </w:rPrChange>
                </w:rPr>
                <w:t>0.647*</w:t>
              </w:r>
            </w:ins>
          </w:p>
        </w:tc>
        <w:tc>
          <w:tcPr>
            <w:tcW w:w="1300" w:type="dxa"/>
            <w:shd w:val="clear" w:color="auto" w:fill="auto"/>
            <w:noWrap/>
            <w:vAlign w:val="center"/>
            <w:hideMark/>
            <w:tcPrChange w:id="1271" w:author="Travis Edward Rooney" w:date="2022-02-27T13:26:00Z">
              <w:tcPr>
                <w:tcW w:w="1300" w:type="dxa"/>
                <w:tcBorders>
                  <w:top w:val="nil"/>
                  <w:left w:val="nil"/>
                  <w:bottom w:val="nil"/>
                  <w:right w:val="nil"/>
                </w:tcBorders>
                <w:shd w:val="clear" w:color="auto" w:fill="auto"/>
                <w:noWrap/>
                <w:vAlign w:val="center"/>
                <w:hideMark/>
              </w:tcPr>
            </w:tcPrChange>
          </w:tcPr>
          <w:p w14:paraId="4159DF83" w14:textId="77777777" w:rsidR="000E4825" w:rsidRPr="000E4825" w:rsidRDefault="000E4825" w:rsidP="000E4825">
            <w:pPr>
              <w:spacing w:after="0" w:line="240" w:lineRule="auto"/>
              <w:jc w:val="center"/>
              <w:rPr>
                <w:ins w:id="1272" w:author="Travis Edward Rooney" w:date="2022-02-27T13:25:00Z"/>
                <w:rFonts w:ascii="Times New Roman" w:eastAsia="Times New Roman" w:hAnsi="Times New Roman" w:cs="Times New Roman"/>
                <w:color w:val="000000"/>
                <w:sz w:val="24"/>
                <w:szCs w:val="24"/>
                <w:rPrChange w:id="1273" w:author="Travis Edward Rooney" w:date="2022-02-27T13:26:00Z">
                  <w:rPr>
                    <w:ins w:id="1274" w:author="Travis Edward Rooney" w:date="2022-02-27T13:25:00Z"/>
                    <w:rFonts w:ascii="Lucida Grande" w:eastAsia="Times New Roman" w:hAnsi="Lucida Grande" w:cs="Lucida Grande"/>
                    <w:color w:val="000000"/>
                  </w:rPr>
                </w:rPrChange>
              </w:rPr>
            </w:pPr>
            <w:ins w:id="1275" w:author="Travis Edward Rooney" w:date="2022-02-27T13:25:00Z">
              <w:r w:rsidRPr="000E4825">
                <w:rPr>
                  <w:rFonts w:ascii="Times New Roman" w:eastAsia="Times New Roman" w:hAnsi="Times New Roman" w:cs="Times New Roman"/>
                  <w:color w:val="000000"/>
                  <w:sz w:val="24"/>
                  <w:szCs w:val="24"/>
                  <w:rPrChange w:id="1276" w:author="Travis Edward Rooney" w:date="2022-02-27T13:26:00Z">
                    <w:rPr>
                      <w:rFonts w:ascii="Lucida Grande" w:eastAsia="Times New Roman" w:hAnsi="Lucida Grande" w:cs="Lucida Grande"/>
                      <w:color w:val="000000"/>
                    </w:rPr>
                  </w:rPrChange>
                </w:rPr>
                <w:t>0.527*</w:t>
              </w:r>
            </w:ins>
          </w:p>
        </w:tc>
      </w:tr>
      <w:tr w:rsidR="000E4825" w:rsidRPr="000E4825" w14:paraId="6E18F5EB" w14:textId="77777777" w:rsidTr="000E4825">
        <w:trPr>
          <w:trHeight w:val="300"/>
          <w:ins w:id="1277" w:author="Travis Edward Rooney" w:date="2022-02-27T13:25:00Z"/>
          <w:trPrChange w:id="1278" w:author="Travis Edward Rooney" w:date="2022-02-27T13:26:00Z">
            <w:trPr>
              <w:trHeight w:val="300"/>
            </w:trPr>
          </w:trPrChange>
        </w:trPr>
        <w:tc>
          <w:tcPr>
            <w:tcW w:w="1300" w:type="dxa"/>
            <w:shd w:val="clear" w:color="auto" w:fill="auto"/>
            <w:noWrap/>
            <w:vAlign w:val="bottom"/>
            <w:hideMark/>
            <w:tcPrChange w:id="1279" w:author="Travis Edward Rooney" w:date="2022-02-27T13:26:00Z">
              <w:tcPr>
                <w:tcW w:w="1300" w:type="dxa"/>
                <w:tcBorders>
                  <w:top w:val="nil"/>
                  <w:left w:val="nil"/>
                  <w:bottom w:val="nil"/>
                  <w:right w:val="nil"/>
                </w:tcBorders>
                <w:shd w:val="clear" w:color="auto" w:fill="auto"/>
                <w:noWrap/>
                <w:vAlign w:val="bottom"/>
                <w:hideMark/>
              </w:tcPr>
            </w:tcPrChange>
          </w:tcPr>
          <w:p w14:paraId="4F3FF796" w14:textId="77777777" w:rsidR="000E4825" w:rsidRPr="000E4825" w:rsidRDefault="000E4825">
            <w:pPr>
              <w:spacing w:after="0" w:line="240" w:lineRule="auto"/>
              <w:jc w:val="center"/>
              <w:rPr>
                <w:ins w:id="1280" w:author="Travis Edward Rooney" w:date="2022-02-27T13:25:00Z"/>
                <w:rFonts w:ascii="Times New Roman" w:eastAsia="Times New Roman" w:hAnsi="Times New Roman" w:cs="Times New Roman"/>
                <w:color w:val="000000"/>
                <w:sz w:val="24"/>
                <w:szCs w:val="24"/>
                <w:rPrChange w:id="1281" w:author="Travis Edward Rooney" w:date="2022-02-27T13:26:00Z">
                  <w:rPr>
                    <w:ins w:id="1282" w:author="Travis Edward Rooney" w:date="2022-02-27T13:25:00Z"/>
                    <w:rFonts w:ascii="Lucida Grande" w:eastAsia="Times New Roman" w:hAnsi="Lucida Grande" w:cs="Lucida Grande"/>
                    <w:color w:val="000000"/>
                  </w:rPr>
                </w:rPrChange>
              </w:rPr>
              <w:pPrChange w:id="1283" w:author="Travis Edward Rooney" w:date="2022-02-27T13:26:00Z">
                <w:pPr>
                  <w:spacing w:after="0" w:line="240" w:lineRule="auto"/>
                </w:pPr>
              </w:pPrChange>
            </w:pPr>
            <w:ins w:id="1284" w:author="Travis Edward Rooney" w:date="2022-02-27T13:25:00Z">
              <w:r w:rsidRPr="000E4825">
                <w:rPr>
                  <w:rFonts w:ascii="Times New Roman" w:eastAsia="Times New Roman" w:hAnsi="Times New Roman" w:cs="Times New Roman"/>
                  <w:color w:val="000000"/>
                  <w:sz w:val="24"/>
                  <w:szCs w:val="24"/>
                  <w:rPrChange w:id="1285" w:author="Travis Edward Rooney" w:date="2022-02-27T13:26:00Z">
                    <w:rPr>
                      <w:rFonts w:ascii="Lucida Grande" w:eastAsia="Times New Roman" w:hAnsi="Lucida Grande" w:cs="Lucida Grande"/>
                      <w:color w:val="000000"/>
                    </w:rPr>
                  </w:rPrChange>
                </w:rPr>
                <w:t>FAN</w:t>
              </w:r>
            </w:ins>
          </w:p>
        </w:tc>
        <w:tc>
          <w:tcPr>
            <w:tcW w:w="1348" w:type="dxa"/>
            <w:shd w:val="clear" w:color="auto" w:fill="auto"/>
            <w:noWrap/>
            <w:vAlign w:val="bottom"/>
            <w:hideMark/>
            <w:tcPrChange w:id="1286" w:author="Travis Edward Rooney" w:date="2022-02-27T13:26:00Z">
              <w:tcPr>
                <w:tcW w:w="1348" w:type="dxa"/>
                <w:tcBorders>
                  <w:top w:val="nil"/>
                  <w:left w:val="nil"/>
                  <w:bottom w:val="nil"/>
                  <w:right w:val="nil"/>
                </w:tcBorders>
                <w:shd w:val="clear" w:color="auto" w:fill="auto"/>
                <w:noWrap/>
                <w:vAlign w:val="bottom"/>
                <w:hideMark/>
              </w:tcPr>
            </w:tcPrChange>
          </w:tcPr>
          <w:p w14:paraId="640A09A3" w14:textId="77777777" w:rsidR="000E4825" w:rsidRPr="000E4825" w:rsidRDefault="000E4825">
            <w:pPr>
              <w:spacing w:after="0" w:line="240" w:lineRule="auto"/>
              <w:jc w:val="center"/>
              <w:rPr>
                <w:ins w:id="1287" w:author="Travis Edward Rooney" w:date="2022-02-27T13:25:00Z"/>
                <w:rFonts w:ascii="Times New Roman" w:eastAsia="Times New Roman" w:hAnsi="Times New Roman" w:cs="Times New Roman"/>
                <w:color w:val="000000"/>
                <w:sz w:val="24"/>
                <w:szCs w:val="24"/>
                <w:rPrChange w:id="1288" w:author="Travis Edward Rooney" w:date="2022-02-27T13:26:00Z">
                  <w:rPr>
                    <w:ins w:id="1289" w:author="Travis Edward Rooney" w:date="2022-02-27T13:25:00Z"/>
                    <w:rFonts w:ascii="Lucida Grande" w:eastAsia="Times New Roman" w:hAnsi="Lucida Grande" w:cs="Lucida Grande"/>
                    <w:color w:val="000000"/>
                  </w:rPr>
                </w:rPrChange>
              </w:rPr>
              <w:pPrChange w:id="1290" w:author="Travis Edward Rooney" w:date="2022-02-27T13:26:00Z">
                <w:pPr>
                  <w:spacing w:after="0" w:line="240" w:lineRule="auto"/>
                </w:pPr>
              </w:pPrChange>
            </w:pPr>
            <w:ins w:id="1291" w:author="Travis Edward Rooney" w:date="2022-02-27T13:25:00Z">
              <w:r w:rsidRPr="000E4825">
                <w:rPr>
                  <w:rFonts w:ascii="Times New Roman" w:eastAsia="Times New Roman" w:hAnsi="Times New Roman" w:cs="Times New Roman"/>
                  <w:color w:val="000000"/>
                  <w:sz w:val="24"/>
                  <w:szCs w:val="24"/>
                  <w:rPrChange w:id="1292"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293" w:author="Travis Edward Rooney" w:date="2022-02-27T13:26:00Z">
              <w:tcPr>
                <w:tcW w:w="1300" w:type="dxa"/>
                <w:tcBorders>
                  <w:top w:val="nil"/>
                  <w:left w:val="nil"/>
                  <w:bottom w:val="nil"/>
                  <w:right w:val="nil"/>
                </w:tcBorders>
                <w:shd w:val="clear" w:color="auto" w:fill="auto"/>
                <w:noWrap/>
                <w:vAlign w:val="center"/>
                <w:hideMark/>
              </w:tcPr>
            </w:tcPrChange>
          </w:tcPr>
          <w:p w14:paraId="70208B60" w14:textId="77777777" w:rsidR="000E4825" w:rsidRPr="000E4825" w:rsidRDefault="000E4825" w:rsidP="000E4825">
            <w:pPr>
              <w:spacing w:after="0" w:line="240" w:lineRule="auto"/>
              <w:jc w:val="center"/>
              <w:rPr>
                <w:ins w:id="1294" w:author="Travis Edward Rooney" w:date="2022-02-27T13:25:00Z"/>
                <w:rFonts w:ascii="Times New Roman" w:eastAsia="Times New Roman" w:hAnsi="Times New Roman" w:cs="Times New Roman"/>
                <w:color w:val="000000"/>
                <w:sz w:val="24"/>
                <w:szCs w:val="24"/>
                <w:rPrChange w:id="1295" w:author="Travis Edward Rooney" w:date="2022-02-27T13:26:00Z">
                  <w:rPr>
                    <w:ins w:id="1296" w:author="Travis Edward Rooney" w:date="2022-02-27T13:25:00Z"/>
                    <w:rFonts w:ascii="Lucida Grande" w:eastAsia="Times New Roman" w:hAnsi="Lucida Grande" w:cs="Lucida Grande"/>
                    <w:color w:val="000000"/>
                  </w:rPr>
                </w:rPrChange>
              </w:rPr>
            </w:pPr>
            <w:ins w:id="1297" w:author="Travis Edward Rooney" w:date="2022-02-27T13:25:00Z">
              <w:r w:rsidRPr="000E4825">
                <w:rPr>
                  <w:rFonts w:ascii="Times New Roman" w:eastAsia="Times New Roman" w:hAnsi="Times New Roman" w:cs="Times New Roman"/>
                  <w:color w:val="000000"/>
                  <w:sz w:val="24"/>
                  <w:szCs w:val="24"/>
                  <w:rPrChange w:id="1298" w:author="Travis Edward Rooney" w:date="2022-02-27T13:26:00Z">
                    <w:rPr>
                      <w:rFonts w:ascii="Lucida Grande" w:eastAsia="Times New Roman" w:hAnsi="Lucida Grande" w:cs="Lucida Grande"/>
                      <w:color w:val="000000"/>
                    </w:rPr>
                  </w:rPrChange>
                </w:rPr>
                <w:t>0.5*</w:t>
              </w:r>
            </w:ins>
          </w:p>
        </w:tc>
        <w:tc>
          <w:tcPr>
            <w:tcW w:w="1300" w:type="dxa"/>
            <w:shd w:val="clear" w:color="auto" w:fill="auto"/>
            <w:noWrap/>
            <w:vAlign w:val="center"/>
            <w:hideMark/>
            <w:tcPrChange w:id="1299" w:author="Travis Edward Rooney" w:date="2022-02-27T13:26:00Z">
              <w:tcPr>
                <w:tcW w:w="1300" w:type="dxa"/>
                <w:tcBorders>
                  <w:top w:val="nil"/>
                  <w:left w:val="nil"/>
                  <w:bottom w:val="nil"/>
                  <w:right w:val="nil"/>
                </w:tcBorders>
                <w:shd w:val="clear" w:color="auto" w:fill="auto"/>
                <w:noWrap/>
                <w:vAlign w:val="center"/>
                <w:hideMark/>
              </w:tcPr>
            </w:tcPrChange>
          </w:tcPr>
          <w:p w14:paraId="2B8FE7EC" w14:textId="77777777" w:rsidR="000E4825" w:rsidRPr="000E4825" w:rsidRDefault="000E4825" w:rsidP="000E4825">
            <w:pPr>
              <w:spacing w:after="0" w:line="240" w:lineRule="auto"/>
              <w:jc w:val="center"/>
              <w:rPr>
                <w:ins w:id="1300" w:author="Travis Edward Rooney" w:date="2022-02-27T13:25:00Z"/>
                <w:rFonts w:ascii="Times New Roman" w:eastAsia="Times New Roman" w:hAnsi="Times New Roman" w:cs="Times New Roman"/>
                <w:color w:val="000000"/>
                <w:sz w:val="24"/>
                <w:szCs w:val="24"/>
                <w:rPrChange w:id="1301" w:author="Travis Edward Rooney" w:date="2022-02-27T13:26:00Z">
                  <w:rPr>
                    <w:ins w:id="1302" w:author="Travis Edward Rooney" w:date="2022-02-27T13:25:00Z"/>
                    <w:rFonts w:ascii="Lucida Grande" w:eastAsia="Times New Roman" w:hAnsi="Lucida Grande" w:cs="Lucida Grande"/>
                    <w:color w:val="000000"/>
                  </w:rPr>
                </w:rPrChange>
              </w:rPr>
            </w:pPr>
            <w:ins w:id="1303" w:author="Travis Edward Rooney" w:date="2022-02-27T13:25:00Z">
              <w:r w:rsidRPr="000E4825">
                <w:rPr>
                  <w:rFonts w:ascii="Times New Roman" w:eastAsia="Times New Roman" w:hAnsi="Times New Roman" w:cs="Times New Roman"/>
                  <w:color w:val="000000"/>
                  <w:sz w:val="24"/>
                  <w:szCs w:val="24"/>
                  <w:rPrChange w:id="1304" w:author="Travis Edward Rooney" w:date="2022-02-27T13:26:00Z">
                    <w:rPr>
                      <w:rFonts w:ascii="Lucida Grande" w:eastAsia="Times New Roman" w:hAnsi="Lucida Grande" w:cs="Lucida Grande"/>
                      <w:color w:val="000000"/>
                    </w:rPr>
                  </w:rPrChange>
                </w:rPr>
                <w:t>0.477*</w:t>
              </w:r>
            </w:ins>
          </w:p>
        </w:tc>
        <w:tc>
          <w:tcPr>
            <w:tcW w:w="1300" w:type="dxa"/>
            <w:shd w:val="clear" w:color="auto" w:fill="auto"/>
            <w:noWrap/>
            <w:vAlign w:val="center"/>
            <w:hideMark/>
            <w:tcPrChange w:id="1305" w:author="Travis Edward Rooney" w:date="2022-02-27T13:26:00Z">
              <w:tcPr>
                <w:tcW w:w="1300" w:type="dxa"/>
                <w:tcBorders>
                  <w:top w:val="nil"/>
                  <w:left w:val="nil"/>
                  <w:bottom w:val="nil"/>
                  <w:right w:val="nil"/>
                </w:tcBorders>
                <w:shd w:val="clear" w:color="auto" w:fill="auto"/>
                <w:noWrap/>
                <w:vAlign w:val="center"/>
                <w:hideMark/>
              </w:tcPr>
            </w:tcPrChange>
          </w:tcPr>
          <w:p w14:paraId="4AC120ED" w14:textId="77777777" w:rsidR="000E4825" w:rsidRPr="000E4825" w:rsidRDefault="000E4825" w:rsidP="000E4825">
            <w:pPr>
              <w:spacing w:after="0" w:line="240" w:lineRule="auto"/>
              <w:jc w:val="center"/>
              <w:rPr>
                <w:ins w:id="1306" w:author="Travis Edward Rooney" w:date="2022-02-27T13:25:00Z"/>
                <w:rFonts w:ascii="Times New Roman" w:eastAsia="Times New Roman" w:hAnsi="Times New Roman" w:cs="Times New Roman"/>
                <w:color w:val="000000"/>
                <w:sz w:val="24"/>
                <w:szCs w:val="24"/>
                <w:rPrChange w:id="1307" w:author="Travis Edward Rooney" w:date="2022-02-27T13:26:00Z">
                  <w:rPr>
                    <w:ins w:id="1308" w:author="Travis Edward Rooney" w:date="2022-02-27T13:25:00Z"/>
                    <w:rFonts w:ascii="Lucida Grande" w:eastAsia="Times New Roman" w:hAnsi="Lucida Grande" w:cs="Lucida Grande"/>
                    <w:color w:val="000000"/>
                  </w:rPr>
                </w:rPrChange>
              </w:rPr>
            </w:pPr>
            <w:ins w:id="1309" w:author="Travis Edward Rooney" w:date="2022-02-27T13:25:00Z">
              <w:r w:rsidRPr="000E4825">
                <w:rPr>
                  <w:rFonts w:ascii="Times New Roman" w:eastAsia="Times New Roman" w:hAnsi="Times New Roman" w:cs="Times New Roman"/>
                  <w:color w:val="000000"/>
                  <w:sz w:val="24"/>
                  <w:szCs w:val="24"/>
                  <w:rPrChange w:id="1310" w:author="Travis Edward Rooney" w:date="2022-02-27T13:26:00Z">
                    <w:rPr>
                      <w:rFonts w:ascii="Lucida Grande" w:eastAsia="Times New Roman" w:hAnsi="Lucida Grande" w:cs="Lucida Grande"/>
                      <w:color w:val="000000"/>
                    </w:rPr>
                  </w:rPrChange>
                </w:rPr>
                <w:t>0.142</w:t>
              </w:r>
            </w:ins>
          </w:p>
        </w:tc>
      </w:tr>
      <w:tr w:rsidR="000E4825" w:rsidRPr="000E4825" w14:paraId="7D3B5B86" w14:textId="77777777" w:rsidTr="000E4825">
        <w:trPr>
          <w:trHeight w:val="300"/>
          <w:ins w:id="1311" w:author="Travis Edward Rooney" w:date="2022-02-27T13:25:00Z"/>
          <w:trPrChange w:id="1312" w:author="Travis Edward Rooney" w:date="2022-02-27T13:26:00Z">
            <w:trPr>
              <w:trHeight w:val="300"/>
            </w:trPr>
          </w:trPrChange>
        </w:trPr>
        <w:tc>
          <w:tcPr>
            <w:tcW w:w="1300" w:type="dxa"/>
            <w:shd w:val="clear" w:color="auto" w:fill="auto"/>
            <w:noWrap/>
            <w:vAlign w:val="bottom"/>
            <w:hideMark/>
            <w:tcPrChange w:id="1313" w:author="Travis Edward Rooney" w:date="2022-02-27T13:26:00Z">
              <w:tcPr>
                <w:tcW w:w="1300" w:type="dxa"/>
                <w:tcBorders>
                  <w:top w:val="nil"/>
                  <w:left w:val="nil"/>
                  <w:bottom w:val="nil"/>
                  <w:right w:val="nil"/>
                </w:tcBorders>
                <w:shd w:val="clear" w:color="auto" w:fill="auto"/>
                <w:noWrap/>
                <w:vAlign w:val="bottom"/>
                <w:hideMark/>
              </w:tcPr>
            </w:tcPrChange>
          </w:tcPr>
          <w:p w14:paraId="4E9F1FB2" w14:textId="77777777" w:rsidR="000E4825" w:rsidRPr="000E4825" w:rsidRDefault="000E4825">
            <w:pPr>
              <w:spacing w:after="0" w:line="240" w:lineRule="auto"/>
              <w:jc w:val="center"/>
              <w:rPr>
                <w:ins w:id="1314" w:author="Travis Edward Rooney" w:date="2022-02-27T13:25:00Z"/>
                <w:rFonts w:ascii="Times New Roman" w:eastAsia="Times New Roman" w:hAnsi="Times New Roman" w:cs="Times New Roman"/>
                <w:color w:val="000000"/>
                <w:sz w:val="24"/>
                <w:szCs w:val="24"/>
                <w:rPrChange w:id="1315" w:author="Travis Edward Rooney" w:date="2022-02-27T13:26:00Z">
                  <w:rPr>
                    <w:ins w:id="1316" w:author="Travis Edward Rooney" w:date="2022-02-27T13:25:00Z"/>
                    <w:rFonts w:ascii="Lucida Grande" w:eastAsia="Times New Roman" w:hAnsi="Lucida Grande" w:cs="Lucida Grande"/>
                    <w:color w:val="000000"/>
                  </w:rPr>
                </w:rPrChange>
              </w:rPr>
              <w:pPrChange w:id="1317" w:author="Travis Edward Rooney" w:date="2022-02-27T13:26:00Z">
                <w:pPr>
                  <w:spacing w:after="0" w:line="240" w:lineRule="auto"/>
                </w:pPr>
              </w:pPrChange>
            </w:pPr>
            <w:ins w:id="1318" w:author="Travis Edward Rooney" w:date="2022-02-27T13:25:00Z">
              <w:r w:rsidRPr="000E4825">
                <w:rPr>
                  <w:rFonts w:ascii="Times New Roman" w:eastAsia="Times New Roman" w:hAnsi="Times New Roman" w:cs="Times New Roman"/>
                  <w:color w:val="000000"/>
                  <w:sz w:val="24"/>
                  <w:szCs w:val="24"/>
                  <w:rPrChange w:id="1319" w:author="Travis Edward Rooney" w:date="2022-02-27T13:26:00Z">
                    <w:rPr>
                      <w:rFonts w:ascii="Lucida Grande" w:eastAsia="Times New Roman" w:hAnsi="Lucida Grande" w:cs="Lucida Grande"/>
                      <w:color w:val="000000"/>
                    </w:rPr>
                  </w:rPrChange>
                </w:rPr>
                <w:t>FAN</w:t>
              </w:r>
            </w:ins>
          </w:p>
        </w:tc>
        <w:tc>
          <w:tcPr>
            <w:tcW w:w="1348" w:type="dxa"/>
            <w:shd w:val="clear" w:color="auto" w:fill="auto"/>
            <w:noWrap/>
            <w:vAlign w:val="bottom"/>
            <w:hideMark/>
            <w:tcPrChange w:id="1320" w:author="Travis Edward Rooney" w:date="2022-02-27T13:26:00Z">
              <w:tcPr>
                <w:tcW w:w="1348" w:type="dxa"/>
                <w:tcBorders>
                  <w:top w:val="nil"/>
                  <w:left w:val="nil"/>
                  <w:bottom w:val="nil"/>
                  <w:right w:val="nil"/>
                </w:tcBorders>
                <w:shd w:val="clear" w:color="auto" w:fill="auto"/>
                <w:noWrap/>
                <w:vAlign w:val="bottom"/>
                <w:hideMark/>
              </w:tcPr>
            </w:tcPrChange>
          </w:tcPr>
          <w:p w14:paraId="498FDC16" w14:textId="77777777" w:rsidR="000E4825" w:rsidRPr="000E4825" w:rsidRDefault="000E4825">
            <w:pPr>
              <w:spacing w:after="0" w:line="240" w:lineRule="auto"/>
              <w:jc w:val="center"/>
              <w:rPr>
                <w:ins w:id="1321" w:author="Travis Edward Rooney" w:date="2022-02-27T13:25:00Z"/>
                <w:rFonts w:ascii="Times New Roman" w:eastAsia="Times New Roman" w:hAnsi="Times New Roman" w:cs="Times New Roman"/>
                <w:color w:val="000000"/>
                <w:sz w:val="24"/>
                <w:szCs w:val="24"/>
                <w:rPrChange w:id="1322" w:author="Travis Edward Rooney" w:date="2022-02-27T13:26:00Z">
                  <w:rPr>
                    <w:ins w:id="1323" w:author="Travis Edward Rooney" w:date="2022-02-27T13:25:00Z"/>
                    <w:rFonts w:ascii="Lucida Grande" w:eastAsia="Times New Roman" w:hAnsi="Lucida Grande" w:cs="Lucida Grande"/>
                    <w:color w:val="000000"/>
                  </w:rPr>
                </w:rPrChange>
              </w:rPr>
              <w:pPrChange w:id="1324" w:author="Travis Edward Rooney" w:date="2022-02-27T13:26:00Z">
                <w:pPr>
                  <w:spacing w:after="0" w:line="240" w:lineRule="auto"/>
                </w:pPr>
              </w:pPrChange>
            </w:pPr>
            <w:ins w:id="1325" w:author="Travis Edward Rooney" w:date="2022-02-27T13:25:00Z">
              <w:r w:rsidRPr="000E4825">
                <w:rPr>
                  <w:rFonts w:ascii="Times New Roman" w:eastAsia="Times New Roman" w:hAnsi="Times New Roman" w:cs="Times New Roman"/>
                  <w:color w:val="000000"/>
                  <w:sz w:val="24"/>
                  <w:szCs w:val="24"/>
                  <w:rPrChange w:id="1326"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327" w:author="Travis Edward Rooney" w:date="2022-02-27T13:26:00Z">
              <w:tcPr>
                <w:tcW w:w="1300" w:type="dxa"/>
                <w:tcBorders>
                  <w:top w:val="nil"/>
                  <w:left w:val="nil"/>
                  <w:bottom w:val="nil"/>
                  <w:right w:val="nil"/>
                </w:tcBorders>
                <w:shd w:val="clear" w:color="auto" w:fill="auto"/>
                <w:noWrap/>
                <w:vAlign w:val="center"/>
                <w:hideMark/>
              </w:tcPr>
            </w:tcPrChange>
          </w:tcPr>
          <w:p w14:paraId="2EFB0B77" w14:textId="77777777" w:rsidR="000E4825" w:rsidRPr="000E4825" w:rsidRDefault="000E4825" w:rsidP="000E4825">
            <w:pPr>
              <w:spacing w:after="0" w:line="240" w:lineRule="auto"/>
              <w:jc w:val="center"/>
              <w:rPr>
                <w:ins w:id="1328" w:author="Travis Edward Rooney" w:date="2022-02-27T13:25:00Z"/>
                <w:rFonts w:ascii="Times New Roman" w:eastAsia="Times New Roman" w:hAnsi="Times New Roman" w:cs="Times New Roman"/>
                <w:color w:val="000000"/>
                <w:sz w:val="24"/>
                <w:szCs w:val="24"/>
                <w:rPrChange w:id="1329" w:author="Travis Edward Rooney" w:date="2022-02-27T13:26:00Z">
                  <w:rPr>
                    <w:ins w:id="1330" w:author="Travis Edward Rooney" w:date="2022-02-27T13:25:00Z"/>
                    <w:rFonts w:ascii="Lucida Grande" w:eastAsia="Times New Roman" w:hAnsi="Lucida Grande" w:cs="Lucida Grande"/>
                    <w:color w:val="000000"/>
                  </w:rPr>
                </w:rPrChange>
              </w:rPr>
            </w:pPr>
            <w:ins w:id="1331" w:author="Travis Edward Rooney" w:date="2022-02-27T13:25:00Z">
              <w:r w:rsidRPr="000E4825">
                <w:rPr>
                  <w:rFonts w:ascii="Times New Roman" w:eastAsia="Times New Roman" w:hAnsi="Times New Roman" w:cs="Times New Roman"/>
                  <w:color w:val="000000"/>
                  <w:sz w:val="24"/>
                  <w:szCs w:val="24"/>
                  <w:rPrChange w:id="1332" w:author="Travis Edward Rooney" w:date="2022-02-27T13:26:00Z">
                    <w:rPr>
                      <w:rFonts w:ascii="Lucida Grande" w:eastAsia="Times New Roman" w:hAnsi="Lucida Grande" w:cs="Lucida Grande"/>
                      <w:color w:val="000000"/>
                    </w:rPr>
                  </w:rPrChange>
                </w:rPr>
                <w:t>0.865*</w:t>
              </w:r>
            </w:ins>
          </w:p>
        </w:tc>
        <w:tc>
          <w:tcPr>
            <w:tcW w:w="1300" w:type="dxa"/>
            <w:shd w:val="clear" w:color="auto" w:fill="auto"/>
            <w:noWrap/>
            <w:vAlign w:val="center"/>
            <w:hideMark/>
            <w:tcPrChange w:id="1333" w:author="Travis Edward Rooney" w:date="2022-02-27T13:26:00Z">
              <w:tcPr>
                <w:tcW w:w="1300" w:type="dxa"/>
                <w:tcBorders>
                  <w:top w:val="nil"/>
                  <w:left w:val="nil"/>
                  <w:bottom w:val="nil"/>
                  <w:right w:val="nil"/>
                </w:tcBorders>
                <w:shd w:val="clear" w:color="auto" w:fill="auto"/>
                <w:noWrap/>
                <w:vAlign w:val="center"/>
                <w:hideMark/>
              </w:tcPr>
            </w:tcPrChange>
          </w:tcPr>
          <w:p w14:paraId="6FF3950A" w14:textId="77777777" w:rsidR="000E4825" w:rsidRPr="000E4825" w:rsidRDefault="000E4825" w:rsidP="000E4825">
            <w:pPr>
              <w:spacing w:after="0" w:line="240" w:lineRule="auto"/>
              <w:jc w:val="center"/>
              <w:rPr>
                <w:ins w:id="1334" w:author="Travis Edward Rooney" w:date="2022-02-27T13:25:00Z"/>
                <w:rFonts w:ascii="Times New Roman" w:eastAsia="Times New Roman" w:hAnsi="Times New Roman" w:cs="Times New Roman"/>
                <w:color w:val="000000"/>
                <w:sz w:val="24"/>
                <w:szCs w:val="24"/>
                <w:rPrChange w:id="1335" w:author="Travis Edward Rooney" w:date="2022-02-27T13:26:00Z">
                  <w:rPr>
                    <w:ins w:id="1336" w:author="Travis Edward Rooney" w:date="2022-02-27T13:25:00Z"/>
                    <w:rFonts w:ascii="Lucida Grande" w:eastAsia="Times New Roman" w:hAnsi="Lucida Grande" w:cs="Lucida Grande"/>
                    <w:color w:val="000000"/>
                  </w:rPr>
                </w:rPrChange>
              </w:rPr>
            </w:pPr>
            <w:ins w:id="1337" w:author="Travis Edward Rooney" w:date="2022-02-27T13:25:00Z">
              <w:r w:rsidRPr="000E4825">
                <w:rPr>
                  <w:rFonts w:ascii="Times New Roman" w:eastAsia="Times New Roman" w:hAnsi="Times New Roman" w:cs="Times New Roman"/>
                  <w:color w:val="000000"/>
                  <w:sz w:val="24"/>
                  <w:szCs w:val="24"/>
                  <w:rPrChange w:id="1338" w:author="Travis Edward Rooney" w:date="2022-02-27T13:26:00Z">
                    <w:rPr>
                      <w:rFonts w:ascii="Lucida Grande" w:eastAsia="Times New Roman" w:hAnsi="Lucida Grande" w:cs="Lucida Grande"/>
                      <w:color w:val="000000"/>
                    </w:rPr>
                  </w:rPrChange>
                </w:rPr>
                <w:t>0.494</w:t>
              </w:r>
            </w:ins>
          </w:p>
        </w:tc>
        <w:tc>
          <w:tcPr>
            <w:tcW w:w="1300" w:type="dxa"/>
            <w:shd w:val="clear" w:color="auto" w:fill="auto"/>
            <w:noWrap/>
            <w:vAlign w:val="center"/>
            <w:hideMark/>
            <w:tcPrChange w:id="1339" w:author="Travis Edward Rooney" w:date="2022-02-27T13:26:00Z">
              <w:tcPr>
                <w:tcW w:w="1300" w:type="dxa"/>
                <w:tcBorders>
                  <w:top w:val="nil"/>
                  <w:left w:val="nil"/>
                  <w:bottom w:val="nil"/>
                  <w:right w:val="nil"/>
                </w:tcBorders>
                <w:shd w:val="clear" w:color="auto" w:fill="auto"/>
                <w:noWrap/>
                <w:vAlign w:val="center"/>
                <w:hideMark/>
              </w:tcPr>
            </w:tcPrChange>
          </w:tcPr>
          <w:p w14:paraId="6EA9A567" w14:textId="77777777" w:rsidR="000E4825" w:rsidRPr="000E4825" w:rsidRDefault="000E4825" w:rsidP="000E4825">
            <w:pPr>
              <w:spacing w:after="0" w:line="240" w:lineRule="auto"/>
              <w:jc w:val="center"/>
              <w:rPr>
                <w:ins w:id="1340" w:author="Travis Edward Rooney" w:date="2022-02-27T13:25:00Z"/>
                <w:rFonts w:ascii="Times New Roman" w:eastAsia="Times New Roman" w:hAnsi="Times New Roman" w:cs="Times New Roman"/>
                <w:color w:val="000000"/>
                <w:sz w:val="24"/>
                <w:szCs w:val="24"/>
                <w:rPrChange w:id="1341" w:author="Travis Edward Rooney" w:date="2022-02-27T13:26:00Z">
                  <w:rPr>
                    <w:ins w:id="1342" w:author="Travis Edward Rooney" w:date="2022-02-27T13:25:00Z"/>
                    <w:rFonts w:ascii="Lucida Grande" w:eastAsia="Times New Roman" w:hAnsi="Lucida Grande" w:cs="Lucida Grande"/>
                    <w:color w:val="000000"/>
                  </w:rPr>
                </w:rPrChange>
              </w:rPr>
            </w:pPr>
            <w:ins w:id="1343" w:author="Travis Edward Rooney" w:date="2022-02-27T13:25:00Z">
              <w:r w:rsidRPr="000E4825">
                <w:rPr>
                  <w:rFonts w:ascii="Times New Roman" w:eastAsia="Times New Roman" w:hAnsi="Times New Roman" w:cs="Times New Roman"/>
                  <w:color w:val="000000"/>
                  <w:sz w:val="24"/>
                  <w:szCs w:val="24"/>
                  <w:rPrChange w:id="1344" w:author="Travis Edward Rooney" w:date="2022-02-27T13:26:00Z">
                    <w:rPr>
                      <w:rFonts w:ascii="Lucida Grande" w:eastAsia="Times New Roman" w:hAnsi="Lucida Grande" w:cs="Lucida Grande"/>
                      <w:color w:val="000000"/>
                    </w:rPr>
                  </w:rPrChange>
                </w:rPr>
                <w:t>0.807*</w:t>
              </w:r>
            </w:ins>
          </w:p>
        </w:tc>
      </w:tr>
      <w:tr w:rsidR="000E4825" w:rsidRPr="000E4825" w14:paraId="293FB78C" w14:textId="77777777" w:rsidTr="000E4825">
        <w:trPr>
          <w:trHeight w:val="300"/>
          <w:ins w:id="1345" w:author="Travis Edward Rooney" w:date="2022-02-27T13:25:00Z"/>
          <w:trPrChange w:id="1346" w:author="Travis Edward Rooney" w:date="2022-02-27T13:26:00Z">
            <w:trPr>
              <w:trHeight w:val="300"/>
            </w:trPr>
          </w:trPrChange>
        </w:trPr>
        <w:tc>
          <w:tcPr>
            <w:tcW w:w="1300" w:type="dxa"/>
            <w:shd w:val="clear" w:color="auto" w:fill="auto"/>
            <w:noWrap/>
            <w:vAlign w:val="bottom"/>
            <w:hideMark/>
            <w:tcPrChange w:id="1347" w:author="Travis Edward Rooney" w:date="2022-02-27T13:26:00Z">
              <w:tcPr>
                <w:tcW w:w="1300" w:type="dxa"/>
                <w:tcBorders>
                  <w:top w:val="nil"/>
                  <w:left w:val="nil"/>
                  <w:bottom w:val="nil"/>
                  <w:right w:val="nil"/>
                </w:tcBorders>
                <w:shd w:val="clear" w:color="auto" w:fill="auto"/>
                <w:noWrap/>
                <w:vAlign w:val="bottom"/>
                <w:hideMark/>
              </w:tcPr>
            </w:tcPrChange>
          </w:tcPr>
          <w:p w14:paraId="69330E4D" w14:textId="77777777" w:rsidR="000E4825" w:rsidRPr="000E4825" w:rsidRDefault="000E4825">
            <w:pPr>
              <w:spacing w:after="0" w:line="240" w:lineRule="auto"/>
              <w:jc w:val="center"/>
              <w:rPr>
                <w:ins w:id="1348" w:author="Travis Edward Rooney" w:date="2022-02-27T13:25:00Z"/>
                <w:rFonts w:ascii="Times New Roman" w:eastAsia="Times New Roman" w:hAnsi="Times New Roman" w:cs="Times New Roman"/>
                <w:color w:val="000000"/>
                <w:sz w:val="24"/>
                <w:szCs w:val="24"/>
                <w:rPrChange w:id="1349" w:author="Travis Edward Rooney" w:date="2022-02-27T13:26:00Z">
                  <w:rPr>
                    <w:ins w:id="1350" w:author="Travis Edward Rooney" w:date="2022-02-27T13:25:00Z"/>
                    <w:rFonts w:ascii="Lucida Grande" w:eastAsia="Times New Roman" w:hAnsi="Lucida Grande" w:cs="Lucida Grande"/>
                    <w:color w:val="000000"/>
                  </w:rPr>
                </w:rPrChange>
              </w:rPr>
              <w:pPrChange w:id="1351" w:author="Travis Edward Rooney" w:date="2022-02-27T13:26:00Z">
                <w:pPr>
                  <w:spacing w:after="0" w:line="240" w:lineRule="auto"/>
                </w:pPr>
              </w:pPrChange>
            </w:pPr>
            <w:ins w:id="1352" w:author="Travis Edward Rooney" w:date="2022-02-27T13:25:00Z">
              <w:r w:rsidRPr="000E4825">
                <w:rPr>
                  <w:rFonts w:ascii="Times New Roman" w:eastAsia="Times New Roman" w:hAnsi="Times New Roman" w:cs="Times New Roman"/>
                  <w:color w:val="000000"/>
                  <w:sz w:val="24"/>
                  <w:szCs w:val="24"/>
                  <w:rPrChange w:id="1353" w:author="Travis Edward Rooney" w:date="2022-02-27T13:26:00Z">
                    <w:rPr>
                      <w:rFonts w:ascii="Lucida Grande" w:eastAsia="Times New Roman" w:hAnsi="Lucida Grande" w:cs="Lucida Grande"/>
                      <w:color w:val="000000"/>
                    </w:rPr>
                  </w:rPrChange>
                </w:rPr>
                <w:t>ME</w:t>
              </w:r>
            </w:ins>
          </w:p>
        </w:tc>
        <w:tc>
          <w:tcPr>
            <w:tcW w:w="1348" w:type="dxa"/>
            <w:shd w:val="clear" w:color="auto" w:fill="auto"/>
            <w:noWrap/>
            <w:vAlign w:val="bottom"/>
            <w:hideMark/>
            <w:tcPrChange w:id="1354" w:author="Travis Edward Rooney" w:date="2022-02-27T13:26:00Z">
              <w:tcPr>
                <w:tcW w:w="1348" w:type="dxa"/>
                <w:tcBorders>
                  <w:top w:val="nil"/>
                  <w:left w:val="nil"/>
                  <w:bottom w:val="nil"/>
                  <w:right w:val="nil"/>
                </w:tcBorders>
                <w:shd w:val="clear" w:color="auto" w:fill="auto"/>
                <w:noWrap/>
                <w:vAlign w:val="bottom"/>
                <w:hideMark/>
              </w:tcPr>
            </w:tcPrChange>
          </w:tcPr>
          <w:p w14:paraId="66B88C18" w14:textId="77777777" w:rsidR="000E4825" w:rsidRPr="000E4825" w:rsidRDefault="000E4825">
            <w:pPr>
              <w:spacing w:after="0" w:line="240" w:lineRule="auto"/>
              <w:jc w:val="center"/>
              <w:rPr>
                <w:ins w:id="1355" w:author="Travis Edward Rooney" w:date="2022-02-27T13:25:00Z"/>
                <w:rFonts w:ascii="Times New Roman" w:eastAsia="Times New Roman" w:hAnsi="Times New Roman" w:cs="Times New Roman"/>
                <w:color w:val="000000"/>
                <w:sz w:val="24"/>
                <w:szCs w:val="24"/>
                <w:rPrChange w:id="1356" w:author="Travis Edward Rooney" w:date="2022-02-27T13:26:00Z">
                  <w:rPr>
                    <w:ins w:id="1357" w:author="Travis Edward Rooney" w:date="2022-02-27T13:25:00Z"/>
                    <w:rFonts w:ascii="Lucida Grande" w:eastAsia="Times New Roman" w:hAnsi="Lucida Grande" w:cs="Lucida Grande"/>
                    <w:color w:val="000000"/>
                  </w:rPr>
                </w:rPrChange>
              </w:rPr>
              <w:pPrChange w:id="1358" w:author="Travis Edward Rooney" w:date="2022-02-27T13:26:00Z">
                <w:pPr>
                  <w:spacing w:after="0" w:line="240" w:lineRule="auto"/>
                </w:pPr>
              </w:pPrChange>
            </w:pPr>
            <w:ins w:id="1359" w:author="Travis Edward Rooney" w:date="2022-02-27T13:25:00Z">
              <w:r w:rsidRPr="000E4825">
                <w:rPr>
                  <w:rFonts w:ascii="Times New Roman" w:eastAsia="Times New Roman" w:hAnsi="Times New Roman" w:cs="Times New Roman"/>
                  <w:color w:val="000000"/>
                  <w:sz w:val="24"/>
                  <w:szCs w:val="24"/>
                  <w:rPrChange w:id="1360" w:author="Travis Edward Rooney" w:date="2022-02-27T13:26:00Z">
                    <w:rPr>
                      <w:rFonts w:ascii="Lucida Grande" w:eastAsia="Times New Roman" w:hAnsi="Lucida Grande" w:cs="Lucida Grande"/>
                      <w:color w:val="000000"/>
                    </w:rPr>
                  </w:rPrChange>
                </w:rPr>
                <w:t>D</w:t>
              </w:r>
            </w:ins>
          </w:p>
        </w:tc>
        <w:tc>
          <w:tcPr>
            <w:tcW w:w="1300" w:type="dxa"/>
            <w:shd w:val="clear" w:color="auto" w:fill="auto"/>
            <w:noWrap/>
            <w:vAlign w:val="center"/>
            <w:hideMark/>
            <w:tcPrChange w:id="1361" w:author="Travis Edward Rooney" w:date="2022-02-27T13:26:00Z">
              <w:tcPr>
                <w:tcW w:w="1300" w:type="dxa"/>
                <w:tcBorders>
                  <w:top w:val="nil"/>
                  <w:left w:val="nil"/>
                  <w:bottom w:val="nil"/>
                  <w:right w:val="nil"/>
                </w:tcBorders>
                <w:shd w:val="clear" w:color="auto" w:fill="auto"/>
                <w:noWrap/>
                <w:vAlign w:val="center"/>
                <w:hideMark/>
              </w:tcPr>
            </w:tcPrChange>
          </w:tcPr>
          <w:p w14:paraId="50E352AE" w14:textId="77777777" w:rsidR="000E4825" w:rsidRPr="000E4825" w:rsidRDefault="000E4825" w:rsidP="000E4825">
            <w:pPr>
              <w:spacing w:after="0" w:line="240" w:lineRule="auto"/>
              <w:jc w:val="center"/>
              <w:rPr>
                <w:ins w:id="1362" w:author="Travis Edward Rooney" w:date="2022-02-27T13:25:00Z"/>
                <w:rFonts w:ascii="Times New Roman" w:eastAsia="Times New Roman" w:hAnsi="Times New Roman" w:cs="Times New Roman"/>
                <w:color w:val="000000"/>
                <w:sz w:val="24"/>
                <w:szCs w:val="24"/>
                <w:rPrChange w:id="1363" w:author="Travis Edward Rooney" w:date="2022-02-27T13:26:00Z">
                  <w:rPr>
                    <w:ins w:id="1364" w:author="Travis Edward Rooney" w:date="2022-02-27T13:25:00Z"/>
                    <w:rFonts w:ascii="Lucida Grande" w:eastAsia="Times New Roman" w:hAnsi="Lucida Grande" w:cs="Lucida Grande"/>
                    <w:color w:val="000000"/>
                  </w:rPr>
                </w:rPrChange>
              </w:rPr>
            </w:pPr>
            <w:ins w:id="1365" w:author="Travis Edward Rooney" w:date="2022-02-27T13:25:00Z">
              <w:r w:rsidRPr="000E4825">
                <w:rPr>
                  <w:rFonts w:ascii="Times New Roman" w:eastAsia="Times New Roman" w:hAnsi="Times New Roman" w:cs="Times New Roman"/>
                  <w:color w:val="000000"/>
                  <w:sz w:val="24"/>
                  <w:szCs w:val="24"/>
                  <w:rPrChange w:id="1366" w:author="Travis Edward Rooney" w:date="2022-02-27T13:26:00Z">
                    <w:rPr>
                      <w:rFonts w:ascii="Lucida Grande" w:eastAsia="Times New Roman" w:hAnsi="Lucida Grande" w:cs="Lucida Grande"/>
                      <w:color w:val="000000"/>
                    </w:rPr>
                  </w:rPrChange>
                </w:rPr>
                <w:t>-0.105</w:t>
              </w:r>
            </w:ins>
          </w:p>
        </w:tc>
        <w:tc>
          <w:tcPr>
            <w:tcW w:w="1300" w:type="dxa"/>
            <w:shd w:val="clear" w:color="auto" w:fill="auto"/>
            <w:noWrap/>
            <w:vAlign w:val="center"/>
            <w:hideMark/>
            <w:tcPrChange w:id="1367" w:author="Travis Edward Rooney" w:date="2022-02-27T13:26:00Z">
              <w:tcPr>
                <w:tcW w:w="1300" w:type="dxa"/>
                <w:tcBorders>
                  <w:top w:val="nil"/>
                  <w:left w:val="nil"/>
                  <w:bottom w:val="nil"/>
                  <w:right w:val="nil"/>
                </w:tcBorders>
                <w:shd w:val="clear" w:color="auto" w:fill="auto"/>
                <w:noWrap/>
                <w:vAlign w:val="center"/>
                <w:hideMark/>
              </w:tcPr>
            </w:tcPrChange>
          </w:tcPr>
          <w:p w14:paraId="3BE7AE82" w14:textId="77777777" w:rsidR="000E4825" w:rsidRPr="000E4825" w:rsidRDefault="000E4825" w:rsidP="000E4825">
            <w:pPr>
              <w:spacing w:after="0" w:line="240" w:lineRule="auto"/>
              <w:jc w:val="center"/>
              <w:rPr>
                <w:ins w:id="1368" w:author="Travis Edward Rooney" w:date="2022-02-27T13:25:00Z"/>
                <w:rFonts w:ascii="Times New Roman" w:eastAsia="Times New Roman" w:hAnsi="Times New Roman" w:cs="Times New Roman"/>
                <w:color w:val="000000"/>
                <w:sz w:val="24"/>
                <w:szCs w:val="24"/>
                <w:rPrChange w:id="1369" w:author="Travis Edward Rooney" w:date="2022-02-27T13:26:00Z">
                  <w:rPr>
                    <w:ins w:id="1370" w:author="Travis Edward Rooney" w:date="2022-02-27T13:25:00Z"/>
                    <w:rFonts w:ascii="Lucida Grande" w:eastAsia="Times New Roman" w:hAnsi="Lucida Grande" w:cs="Lucida Grande"/>
                    <w:color w:val="000000"/>
                  </w:rPr>
                </w:rPrChange>
              </w:rPr>
            </w:pPr>
            <w:ins w:id="1371" w:author="Travis Edward Rooney" w:date="2022-02-27T13:25:00Z">
              <w:r w:rsidRPr="000E4825">
                <w:rPr>
                  <w:rFonts w:ascii="Times New Roman" w:eastAsia="Times New Roman" w:hAnsi="Times New Roman" w:cs="Times New Roman"/>
                  <w:color w:val="000000"/>
                  <w:sz w:val="24"/>
                  <w:szCs w:val="24"/>
                  <w:rPrChange w:id="1372" w:author="Travis Edward Rooney" w:date="2022-02-27T13:26:00Z">
                    <w:rPr>
                      <w:rFonts w:ascii="Lucida Grande" w:eastAsia="Times New Roman" w:hAnsi="Lucida Grande" w:cs="Lucida Grande"/>
                      <w:color w:val="000000"/>
                    </w:rPr>
                  </w:rPrChange>
                </w:rPr>
                <w:t>0.166</w:t>
              </w:r>
            </w:ins>
          </w:p>
        </w:tc>
        <w:tc>
          <w:tcPr>
            <w:tcW w:w="1300" w:type="dxa"/>
            <w:shd w:val="clear" w:color="auto" w:fill="auto"/>
            <w:noWrap/>
            <w:vAlign w:val="center"/>
            <w:hideMark/>
            <w:tcPrChange w:id="1373" w:author="Travis Edward Rooney" w:date="2022-02-27T13:26:00Z">
              <w:tcPr>
                <w:tcW w:w="1300" w:type="dxa"/>
                <w:tcBorders>
                  <w:top w:val="nil"/>
                  <w:left w:val="nil"/>
                  <w:bottom w:val="nil"/>
                  <w:right w:val="nil"/>
                </w:tcBorders>
                <w:shd w:val="clear" w:color="auto" w:fill="auto"/>
                <w:noWrap/>
                <w:vAlign w:val="center"/>
                <w:hideMark/>
              </w:tcPr>
            </w:tcPrChange>
          </w:tcPr>
          <w:p w14:paraId="421E8E23" w14:textId="77777777" w:rsidR="000E4825" w:rsidRPr="000E4825" w:rsidRDefault="000E4825" w:rsidP="000E4825">
            <w:pPr>
              <w:spacing w:after="0" w:line="240" w:lineRule="auto"/>
              <w:jc w:val="center"/>
              <w:rPr>
                <w:ins w:id="1374" w:author="Travis Edward Rooney" w:date="2022-02-27T13:25:00Z"/>
                <w:rFonts w:ascii="Times New Roman" w:eastAsia="Times New Roman" w:hAnsi="Times New Roman" w:cs="Times New Roman"/>
                <w:color w:val="000000"/>
                <w:sz w:val="24"/>
                <w:szCs w:val="24"/>
                <w:rPrChange w:id="1375" w:author="Travis Edward Rooney" w:date="2022-02-27T13:26:00Z">
                  <w:rPr>
                    <w:ins w:id="1376" w:author="Travis Edward Rooney" w:date="2022-02-27T13:25:00Z"/>
                    <w:rFonts w:ascii="Lucida Grande" w:eastAsia="Times New Roman" w:hAnsi="Lucida Grande" w:cs="Lucida Grande"/>
                    <w:color w:val="000000"/>
                  </w:rPr>
                </w:rPrChange>
              </w:rPr>
            </w:pPr>
            <w:ins w:id="1377" w:author="Travis Edward Rooney" w:date="2022-02-27T13:25:00Z">
              <w:r w:rsidRPr="000E4825">
                <w:rPr>
                  <w:rFonts w:ascii="Times New Roman" w:eastAsia="Times New Roman" w:hAnsi="Times New Roman" w:cs="Times New Roman"/>
                  <w:color w:val="000000"/>
                  <w:sz w:val="24"/>
                  <w:szCs w:val="24"/>
                  <w:rPrChange w:id="1378" w:author="Travis Edward Rooney" w:date="2022-02-27T13:26:00Z">
                    <w:rPr>
                      <w:rFonts w:ascii="Lucida Grande" w:eastAsia="Times New Roman" w:hAnsi="Lucida Grande" w:cs="Lucida Grande"/>
                      <w:color w:val="000000"/>
                    </w:rPr>
                  </w:rPrChange>
                </w:rPr>
                <w:t>-0.006</w:t>
              </w:r>
            </w:ins>
          </w:p>
        </w:tc>
      </w:tr>
      <w:tr w:rsidR="000E4825" w:rsidRPr="000E4825" w14:paraId="7A616697" w14:textId="77777777" w:rsidTr="000E4825">
        <w:trPr>
          <w:trHeight w:val="300"/>
          <w:ins w:id="1379" w:author="Travis Edward Rooney" w:date="2022-02-27T13:25:00Z"/>
          <w:trPrChange w:id="1380" w:author="Travis Edward Rooney" w:date="2022-02-27T13:26:00Z">
            <w:trPr>
              <w:trHeight w:val="300"/>
            </w:trPr>
          </w:trPrChange>
        </w:trPr>
        <w:tc>
          <w:tcPr>
            <w:tcW w:w="1300" w:type="dxa"/>
            <w:shd w:val="clear" w:color="auto" w:fill="auto"/>
            <w:noWrap/>
            <w:vAlign w:val="bottom"/>
            <w:hideMark/>
            <w:tcPrChange w:id="1381" w:author="Travis Edward Rooney" w:date="2022-02-27T13:26:00Z">
              <w:tcPr>
                <w:tcW w:w="1300" w:type="dxa"/>
                <w:tcBorders>
                  <w:top w:val="nil"/>
                  <w:left w:val="nil"/>
                  <w:bottom w:val="nil"/>
                  <w:right w:val="nil"/>
                </w:tcBorders>
                <w:shd w:val="clear" w:color="auto" w:fill="auto"/>
                <w:noWrap/>
                <w:vAlign w:val="bottom"/>
                <w:hideMark/>
              </w:tcPr>
            </w:tcPrChange>
          </w:tcPr>
          <w:p w14:paraId="0C713FBE" w14:textId="77777777" w:rsidR="000E4825" w:rsidRPr="000E4825" w:rsidRDefault="000E4825">
            <w:pPr>
              <w:spacing w:after="0" w:line="240" w:lineRule="auto"/>
              <w:jc w:val="center"/>
              <w:rPr>
                <w:ins w:id="1382" w:author="Travis Edward Rooney" w:date="2022-02-27T13:25:00Z"/>
                <w:rFonts w:ascii="Times New Roman" w:eastAsia="Times New Roman" w:hAnsi="Times New Roman" w:cs="Times New Roman"/>
                <w:color w:val="000000"/>
                <w:sz w:val="24"/>
                <w:szCs w:val="24"/>
                <w:rPrChange w:id="1383" w:author="Travis Edward Rooney" w:date="2022-02-27T13:26:00Z">
                  <w:rPr>
                    <w:ins w:id="1384" w:author="Travis Edward Rooney" w:date="2022-02-27T13:25:00Z"/>
                    <w:rFonts w:ascii="Lucida Grande" w:eastAsia="Times New Roman" w:hAnsi="Lucida Grande" w:cs="Lucida Grande"/>
                    <w:color w:val="000000"/>
                  </w:rPr>
                </w:rPrChange>
              </w:rPr>
              <w:pPrChange w:id="1385" w:author="Travis Edward Rooney" w:date="2022-02-27T13:26:00Z">
                <w:pPr>
                  <w:spacing w:after="0" w:line="240" w:lineRule="auto"/>
                </w:pPr>
              </w:pPrChange>
            </w:pPr>
            <w:ins w:id="1386" w:author="Travis Edward Rooney" w:date="2022-02-27T13:25:00Z">
              <w:r w:rsidRPr="000E4825">
                <w:rPr>
                  <w:rFonts w:ascii="Times New Roman" w:eastAsia="Times New Roman" w:hAnsi="Times New Roman" w:cs="Times New Roman"/>
                  <w:color w:val="000000"/>
                  <w:sz w:val="24"/>
                  <w:szCs w:val="24"/>
                  <w:rPrChange w:id="1387" w:author="Travis Edward Rooney" w:date="2022-02-27T13:26:00Z">
                    <w:rPr>
                      <w:rFonts w:ascii="Lucida Grande" w:eastAsia="Times New Roman" w:hAnsi="Lucida Grande" w:cs="Lucida Grande"/>
                      <w:color w:val="000000"/>
                    </w:rPr>
                  </w:rPrChange>
                </w:rPr>
                <w:t>ME</w:t>
              </w:r>
            </w:ins>
          </w:p>
        </w:tc>
        <w:tc>
          <w:tcPr>
            <w:tcW w:w="1348" w:type="dxa"/>
            <w:shd w:val="clear" w:color="auto" w:fill="auto"/>
            <w:noWrap/>
            <w:vAlign w:val="bottom"/>
            <w:hideMark/>
            <w:tcPrChange w:id="1388" w:author="Travis Edward Rooney" w:date="2022-02-27T13:26:00Z">
              <w:tcPr>
                <w:tcW w:w="1348" w:type="dxa"/>
                <w:tcBorders>
                  <w:top w:val="nil"/>
                  <w:left w:val="nil"/>
                  <w:bottom w:val="nil"/>
                  <w:right w:val="nil"/>
                </w:tcBorders>
                <w:shd w:val="clear" w:color="auto" w:fill="auto"/>
                <w:noWrap/>
                <w:vAlign w:val="bottom"/>
                <w:hideMark/>
              </w:tcPr>
            </w:tcPrChange>
          </w:tcPr>
          <w:p w14:paraId="6FA7133E" w14:textId="77777777" w:rsidR="000E4825" w:rsidRPr="000E4825" w:rsidRDefault="000E4825">
            <w:pPr>
              <w:spacing w:after="0" w:line="240" w:lineRule="auto"/>
              <w:jc w:val="center"/>
              <w:rPr>
                <w:ins w:id="1389" w:author="Travis Edward Rooney" w:date="2022-02-27T13:25:00Z"/>
                <w:rFonts w:ascii="Times New Roman" w:eastAsia="Times New Roman" w:hAnsi="Times New Roman" w:cs="Times New Roman"/>
                <w:color w:val="000000"/>
                <w:sz w:val="24"/>
                <w:szCs w:val="24"/>
                <w:rPrChange w:id="1390" w:author="Travis Edward Rooney" w:date="2022-02-27T13:26:00Z">
                  <w:rPr>
                    <w:ins w:id="1391" w:author="Travis Edward Rooney" w:date="2022-02-27T13:25:00Z"/>
                    <w:rFonts w:ascii="Lucida Grande" w:eastAsia="Times New Roman" w:hAnsi="Lucida Grande" w:cs="Lucida Grande"/>
                    <w:color w:val="000000"/>
                  </w:rPr>
                </w:rPrChange>
              </w:rPr>
              <w:pPrChange w:id="1392" w:author="Travis Edward Rooney" w:date="2022-02-27T13:26:00Z">
                <w:pPr>
                  <w:spacing w:after="0" w:line="240" w:lineRule="auto"/>
                </w:pPr>
              </w:pPrChange>
            </w:pPr>
            <w:ins w:id="1393" w:author="Travis Edward Rooney" w:date="2022-02-27T13:25:00Z">
              <w:r w:rsidRPr="000E4825">
                <w:rPr>
                  <w:rFonts w:ascii="Times New Roman" w:eastAsia="Times New Roman" w:hAnsi="Times New Roman" w:cs="Times New Roman"/>
                  <w:color w:val="000000"/>
                  <w:sz w:val="24"/>
                  <w:szCs w:val="24"/>
                  <w:rPrChange w:id="1394"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395" w:author="Travis Edward Rooney" w:date="2022-02-27T13:26:00Z">
              <w:tcPr>
                <w:tcW w:w="1300" w:type="dxa"/>
                <w:tcBorders>
                  <w:top w:val="nil"/>
                  <w:left w:val="nil"/>
                  <w:bottom w:val="nil"/>
                  <w:right w:val="nil"/>
                </w:tcBorders>
                <w:shd w:val="clear" w:color="auto" w:fill="auto"/>
                <w:noWrap/>
                <w:vAlign w:val="center"/>
                <w:hideMark/>
              </w:tcPr>
            </w:tcPrChange>
          </w:tcPr>
          <w:p w14:paraId="779A2CB4" w14:textId="77777777" w:rsidR="000E4825" w:rsidRPr="000E4825" w:rsidRDefault="000E4825" w:rsidP="000E4825">
            <w:pPr>
              <w:spacing w:after="0" w:line="240" w:lineRule="auto"/>
              <w:jc w:val="center"/>
              <w:rPr>
                <w:ins w:id="1396" w:author="Travis Edward Rooney" w:date="2022-02-27T13:25:00Z"/>
                <w:rFonts w:ascii="Times New Roman" w:eastAsia="Times New Roman" w:hAnsi="Times New Roman" w:cs="Times New Roman"/>
                <w:color w:val="000000"/>
                <w:sz w:val="24"/>
                <w:szCs w:val="24"/>
                <w:rPrChange w:id="1397" w:author="Travis Edward Rooney" w:date="2022-02-27T13:26:00Z">
                  <w:rPr>
                    <w:ins w:id="1398" w:author="Travis Edward Rooney" w:date="2022-02-27T13:25:00Z"/>
                    <w:rFonts w:ascii="Lucida Grande" w:eastAsia="Times New Roman" w:hAnsi="Lucida Grande" w:cs="Lucida Grande"/>
                    <w:color w:val="000000"/>
                  </w:rPr>
                </w:rPrChange>
              </w:rPr>
            </w:pPr>
            <w:ins w:id="1399" w:author="Travis Edward Rooney" w:date="2022-02-27T13:25:00Z">
              <w:r w:rsidRPr="000E4825">
                <w:rPr>
                  <w:rFonts w:ascii="Times New Roman" w:eastAsia="Times New Roman" w:hAnsi="Times New Roman" w:cs="Times New Roman"/>
                  <w:color w:val="000000"/>
                  <w:sz w:val="24"/>
                  <w:szCs w:val="24"/>
                  <w:rPrChange w:id="1400" w:author="Travis Edward Rooney" w:date="2022-02-27T13:26:00Z">
                    <w:rPr>
                      <w:rFonts w:ascii="Lucida Grande" w:eastAsia="Times New Roman" w:hAnsi="Lucida Grande" w:cs="Lucida Grande"/>
                      <w:color w:val="000000"/>
                    </w:rPr>
                  </w:rPrChange>
                </w:rPr>
                <w:t>0.07</w:t>
              </w:r>
            </w:ins>
          </w:p>
        </w:tc>
        <w:tc>
          <w:tcPr>
            <w:tcW w:w="1300" w:type="dxa"/>
            <w:shd w:val="clear" w:color="auto" w:fill="auto"/>
            <w:noWrap/>
            <w:vAlign w:val="center"/>
            <w:hideMark/>
            <w:tcPrChange w:id="1401" w:author="Travis Edward Rooney" w:date="2022-02-27T13:26:00Z">
              <w:tcPr>
                <w:tcW w:w="1300" w:type="dxa"/>
                <w:tcBorders>
                  <w:top w:val="nil"/>
                  <w:left w:val="nil"/>
                  <w:bottom w:val="nil"/>
                  <w:right w:val="nil"/>
                </w:tcBorders>
                <w:shd w:val="clear" w:color="auto" w:fill="auto"/>
                <w:noWrap/>
                <w:vAlign w:val="center"/>
                <w:hideMark/>
              </w:tcPr>
            </w:tcPrChange>
          </w:tcPr>
          <w:p w14:paraId="70B1E6E8" w14:textId="77777777" w:rsidR="000E4825" w:rsidRPr="000E4825" w:rsidRDefault="000E4825" w:rsidP="000E4825">
            <w:pPr>
              <w:spacing w:after="0" w:line="240" w:lineRule="auto"/>
              <w:jc w:val="center"/>
              <w:rPr>
                <w:ins w:id="1402" w:author="Travis Edward Rooney" w:date="2022-02-27T13:25:00Z"/>
                <w:rFonts w:ascii="Times New Roman" w:eastAsia="Times New Roman" w:hAnsi="Times New Roman" w:cs="Times New Roman"/>
                <w:color w:val="000000"/>
                <w:sz w:val="24"/>
                <w:szCs w:val="24"/>
                <w:rPrChange w:id="1403" w:author="Travis Edward Rooney" w:date="2022-02-27T13:26:00Z">
                  <w:rPr>
                    <w:ins w:id="1404" w:author="Travis Edward Rooney" w:date="2022-02-27T13:25:00Z"/>
                    <w:rFonts w:ascii="Lucida Grande" w:eastAsia="Times New Roman" w:hAnsi="Lucida Grande" w:cs="Lucida Grande"/>
                    <w:color w:val="000000"/>
                  </w:rPr>
                </w:rPrChange>
              </w:rPr>
            </w:pPr>
            <w:ins w:id="1405" w:author="Travis Edward Rooney" w:date="2022-02-27T13:25:00Z">
              <w:r w:rsidRPr="000E4825">
                <w:rPr>
                  <w:rFonts w:ascii="Times New Roman" w:eastAsia="Times New Roman" w:hAnsi="Times New Roman" w:cs="Times New Roman"/>
                  <w:color w:val="000000"/>
                  <w:sz w:val="24"/>
                  <w:szCs w:val="24"/>
                  <w:rPrChange w:id="1406" w:author="Travis Edward Rooney" w:date="2022-02-27T13:26:00Z">
                    <w:rPr>
                      <w:rFonts w:ascii="Lucida Grande" w:eastAsia="Times New Roman" w:hAnsi="Lucida Grande" w:cs="Lucida Grande"/>
                      <w:color w:val="000000"/>
                    </w:rPr>
                  </w:rPrChange>
                </w:rPr>
                <w:t>0.29</w:t>
              </w:r>
            </w:ins>
          </w:p>
        </w:tc>
        <w:tc>
          <w:tcPr>
            <w:tcW w:w="1300" w:type="dxa"/>
            <w:shd w:val="clear" w:color="auto" w:fill="auto"/>
            <w:noWrap/>
            <w:vAlign w:val="center"/>
            <w:hideMark/>
            <w:tcPrChange w:id="1407" w:author="Travis Edward Rooney" w:date="2022-02-27T13:26:00Z">
              <w:tcPr>
                <w:tcW w:w="1300" w:type="dxa"/>
                <w:tcBorders>
                  <w:top w:val="nil"/>
                  <w:left w:val="nil"/>
                  <w:bottom w:val="nil"/>
                  <w:right w:val="nil"/>
                </w:tcBorders>
                <w:shd w:val="clear" w:color="auto" w:fill="auto"/>
                <w:noWrap/>
                <w:vAlign w:val="center"/>
                <w:hideMark/>
              </w:tcPr>
            </w:tcPrChange>
          </w:tcPr>
          <w:p w14:paraId="73F43350" w14:textId="77777777" w:rsidR="000E4825" w:rsidRPr="000E4825" w:rsidRDefault="000E4825" w:rsidP="000E4825">
            <w:pPr>
              <w:spacing w:after="0" w:line="240" w:lineRule="auto"/>
              <w:jc w:val="center"/>
              <w:rPr>
                <w:ins w:id="1408" w:author="Travis Edward Rooney" w:date="2022-02-27T13:25:00Z"/>
                <w:rFonts w:ascii="Times New Roman" w:eastAsia="Times New Roman" w:hAnsi="Times New Roman" w:cs="Times New Roman"/>
                <w:color w:val="000000"/>
                <w:sz w:val="24"/>
                <w:szCs w:val="24"/>
                <w:rPrChange w:id="1409" w:author="Travis Edward Rooney" w:date="2022-02-27T13:26:00Z">
                  <w:rPr>
                    <w:ins w:id="1410" w:author="Travis Edward Rooney" w:date="2022-02-27T13:25:00Z"/>
                    <w:rFonts w:ascii="Lucida Grande" w:eastAsia="Times New Roman" w:hAnsi="Lucida Grande" w:cs="Lucida Grande"/>
                    <w:color w:val="000000"/>
                  </w:rPr>
                </w:rPrChange>
              </w:rPr>
            </w:pPr>
            <w:ins w:id="1411" w:author="Travis Edward Rooney" w:date="2022-02-27T13:25:00Z">
              <w:r w:rsidRPr="000E4825">
                <w:rPr>
                  <w:rFonts w:ascii="Times New Roman" w:eastAsia="Times New Roman" w:hAnsi="Times New Roman" w:cs="Times New Roman"/>
                  <w:color w:val="000000"/>
                  <w:sz w:val="24"/>
                  <w:szCs w:val="24"/>
                  <w:rPrChange w:id="1412" w:author="Travis Edward Rooney" w:date="2022-02-27T13:26:00Z">
                    <w:rPr>
                      <w:rFonts w:ascii="Lucida Grande" w:eastAsia="Times New Roman" w:hAnsi="Lucida Grande" w:cs="Lucida Grande"/>
                      <w:color w:val="000000"/>
                    </w:rPr>
                  </w:rPrChange>
                </w:rPr>
                <w:t>0.132</w:t>
              </w:r>
            </w:ins>
          </w:p>
        </w:tc>
      </w:tr>
      <w:tr w:rsidR="000E4825" w:rsidRPr="000E4825" w14:paraId="2D14EFDF" w14:textId="77777777" w:rsidTr="000E4825">
        <w:trPr>
          <w:trHeight w:val="300"/>
          <w:ins w:id="1413" w:author="Travis Edward Rooney" w:date="2022-02-27T13:25:00Z"/>
          <w:trPrChange w:id="1414" w:author="Travis Edward Rooney" w:date="2022-02-27T13:26:00Z">
            <w:trPr>
              <w:trHeight w:val="300"/>
            </w:trPr>
          </w:trPrChange>
        </w:trPr>
        <w:tc>
          <w:tcPr>
            <w:tcW w:w="1300" w:type="dxa"/>
            <w:shd w:val="clear" w:color="auto" w:fill="auto"/>
            <w:noWrap/>
            <w:vAlign w:val="bottom"/>
            <w:hideMark/>
            <w:tcPrChange w:id="1415" w:author="Travis Edward Rooney" w:date="2022-02-27T13:26:00Z">
              <w:tcPr>
                <w:tcW w:w="1300" w:type="dxa"/>
                <w:tcBorders>
                  <w:top w:val="nil"/>
                  <w:left w:val="nil"/>
                  <w:bottom w:val="nil"/>
                  <w:right w:val="nil"/>
                </w:tcBorders>
                <w:shd w:val="clear" w:color="auto" w:fill="auto"/>
                <w:noWrap/>
                <w:vAlign w:val="bottom"/>
                <w:hideMark/>
              </w:tcPr>
            </w:tcPrChange>
          </w:tcPr>
          <w:p w14:paraId="05A9A9AB" w14:textId="77777777" w:rsidR="000E4825" w:rsidRPr="000E4825" w:rsidRDefault="000E4825">
            <w:pPr>
              <w:spacing w:after="0" w:line="240" w:lineRule="auto"/>
              <w:jc w:val="center"/>
              <w:rPr>
                <w:ins w:id="1416" w:author="Travis Edward Rooney" w:date="2022-02-27T13:25:00Z"/>
                <w:rFonts w:ascii="Times New Roman" w:eastAsia="Times New Roman" w:hAnsi="Times New Roman" w:cs="Times New Roman"/>
                <w:color w:val="000000"/>
                <w:sz w:val="24"/>
                <w:szCs w:val="24"/>
                <w:rPrChange w:id="1417" w:author="Travis Edward Rooney" w:date="2022-02-27T13:26:00Z">
                  <w:rPr>
                    <w:ins w:id="1418" w:author="Travis Edward Rooney" w:date="2022-02-27T13:25:00Z"/>
                    <w:rFonts w:ascii="Lucida Grande" w:eastAsia="Times New Roman" w:hAnsi="Lucida Grande" w:cs="Lucida Grande"/>
                    <w:color w:val="000000"/>
                  </w:rPr>
                </w:rPrChange>
              </w:rPr>
              <w:pPrChange w:id="1419" w:author="Travis Edward Rooney" w:date="2022-02-27T13:26:00Z">
                <w:pPr>
                  <w:spacing w:after="0" w:line="240" w:lineRule="auto"/>
                </w:pPr>
              </w:pPrChange>
            </w:pPr>
            <w:ins w:id="1420" w:author="Travis Edward Rooney" w:date="2022-02-27T13:25:00Z">
              <w:r w:rsidRPr="000E4825">
                <w:rPr>
                  <w:rFonts w:ascii="Times New Roman" w:eastAsia="Times New Roman" w:hAnsi="Times New Roman" w:cs="Times New Roman"/>
                  <w:color w:val="000000"/>
                  <w:sz w:val="24"/>
                  <w:szCs w:val="24"/>
                  <w:rPrChange w:id="1421" w:author="Travis Edward Rooney" w:date="2022-02-27T13:26:00Z">
                    <w:rPr>
                      <w:rFonts w:ascii="Lucida Grande" w:eastAsia="Times New Roman" w:hAnsi="Lucida Grande" w:cs="Lucida Grande"/>
                      <w:color w:val="000000"/>
                    </w:rPr>
                  </w:rPrChange>
                </w:rPr>
                <w:t>ME</w:t>
              </w:r>
            </w:ins>
          </w:p>
        </w:tc>
        <w:tc>
          <w:tcPr>
            <w:tcW w:w="1348" w:type="dxa"/>
            <w:shd w:val="clear" w:color="auto" w:fill="auto"/>
            <w:noWrap/>
            <w:vAlign w:val="bottom"/>
            <w:hideMark/>
            <w:tcPrChange w:id="1422" w:author="Travis Edward Rooney" w:date="2022-02-27T13:26:00Z">
              <w:tcPr>
                <w:tcW w:w="1348" w:type="dxa"/>
                <w:tcBorders>
                  <w:top w:val="nil"/>
                  <w:left w:val="nil"/>
                  <w:bottom w:val="nil"/>
                  <w:right w:val="nil"/>
                </w:tcBorders>
                <w:shd w:val="clear" w:color="auto" w:fill="auto"/>
                <w:noWrap/>
                <w:vAlign w:val="bottom"/>
                <w:hideMark/>
              </w:tcPr>
            </w:tcPrChange>
          </w:tcPr>
          <w:p w14:paraId="58DEAD82" w14:textId="77777777" w:rsidR="000E4825" w:rsidRPr="000E4825" w:rsidRDefault="000E4825">
            <w:pPr>
              <w:spacing w:after="0" w:line="240" w:lineRule="auto"/>
              <w:jc w:val="center"/>
              <w:rPr>
                <w:ins w:id="1423" w:author="Travis Edward Rooney" w:date="2022-02-27T13:25:00Z"/>
                <w:rFonts w:ascii="Times New Roman" w:eastAsia="Times New Roman" w:hAnsi="Times New Roman" w:cs="Times New Roman"/>
                <w:color w:val="000000"/>
                <w:sz w:val="24"/>
                <w:szCs w:val="24"/>
                <w:rPrChange w:id="1424" w:author="Travis Edward Rooney" w:date="2022-02-27T13:26:00Z">
                  <w:rPr>
                    <w:ins w:id="1425" w:author="Travis Edward Rooney" w:date="2022-02-27T13:25:00Z"/>
                    <w:rFonts w:ascii="Lucida Grande" w:eastAsia="Times New Roman" w:hAnsi="Lucida Grande" w:cs="Lucida Grande"/>
                    <w:color w:val="000000"/>
                  </w:rPr>
                </w:rPrChange>
              </w:rPr>
              <w:pPrChange w:id="1426" w:author="Travis Edward Rooney" w:date="2022-02-27T13:26:00Z">
                <w:pPr>
                  <w:spacing w:after="0" w:line="240" w:lineRule="auto"/>
                </w:pPr>
              </w:pPrChange>
            </w:pPr>
            <w:ins w:id="1427" w:author="Travis Edward Rooney" w:date="2022-02-27T13:25:00Z">
              <w:r w:rsidRPr="000E4825">
                <w:rPr>
                  <w:rFonts w:ascii="Times New Roman" w:eastAsia="Times New Roman" w:hAnsi="Times New Roman" w:cs="Times New Roman"/>
                  <w:color w:val="000000"/>
                  <w:sz w:val="24"/>
                  <w:szCs w:val="24"/>
                  <w:rPrChange w:id="1428"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429" w:author="Travis Edward Rooney" w:date="2022-02-27T13:26:00Z">
              <w:tcPr>
                <w:tcW w:w="1300" w:type="dxa"/>
                <w:tcBorders>
                  <w:top w:val="nil"/>
                  <w:left w:val="nil"/>
                  <w:bottom w:val="nil"/>
                  <w:right w:val="nil"/>
                </w:tcBorders>
                <w:shd w:val="clear" w:color="auto" w:fill="auto"/>
                <w:noWrap/>
                <w:vAlign w:val="center"/>
                <w:hideMark/>
              </w:tcPr>
            </w:tcPrChange>
          </w:tcPr>
          <w:p w14:paraId="71B32A64" w14:textId="77777777" w:rsidR="000E4825" w:rsidRPr="000E4825" w:rsidRDefault="000E4825" w:rsidP="000E4825">
            <w:pPr>
              <w:spacing w:after="0" w:line="240" w:lineRule="auto"/>
              <w:jc w:val="center"/>
              <w:rPr>
                <w:ins w:id="1430" w:author="Travis Edward Rooney" w:date="2022-02-27T13:25:00Z"/>
                <w:rFonts w:ascii="Times New Roman" w:eastAsia="Times New Roman" w:hAnsi="Times New Roman" w:cs="Times New Roman"/>
                <w:color w:val="000000"/>
                <w:sz w:val="24"/>
                <w:szCs w:val="24"/>
                <w:rPrChange w:id="1431" w:author="Travis Edward Rooney" w:date="2022-02-27T13:26:00Z">
                  <w:rPr>
                    <w:ins w:id="1432" w:author="Travis Edward Rooney" w:date="2022-02-27T13:25:00Z"/>
                    <w:rFonts w:ascii="Lucida Grande" w:eastAsia="Times New Roman" w:hAnsi="Lucida Grande" w:cs="Lucida Grande"/>
                    <w:color w:val="000000"/>
                  </w:rPr>
                </w:rPrChange>
              </w:rPr>
            </w:pPr>
            <w:ins w:id="1433" w:author="Travis Edward Rooney" w:date="2022-02-27T13:25:00Z">
              <w:r w:rsidRPr="000E4825">
                <w:rPr>
                  <w:rFonts w:ascii="Times New Roman" w:eastAsia="Times New Roman" w:hAnsi="Times New Roman" w:cs="Times New Roman"/>
                  <w:color w:val="000000"/>
                  <w:sz w:val="24"/>
                  <w:szCs w:val="24"/>
                  <w:rPrChange w:id="1434" w:author="Travis Edward Rooney" w:date="2022-02-27T13:26:00Z">
                    <w:rPr>
                      <w:rFonts w:ascii="Lucida Grande" w:eastAsia="Times New Roman" w:hAnsi="Lucida Grande" w:cs="Lucida Grande"/>
                      <w:color w:val="000000"/>
                    </w:rPr>
                  </w:rPrChange>
                </w:rPr>
                <w:t>-0.16</w:t>
              </w:r>
            </w:ins>
          </w:p>
        </w:tc>
        <w:tc>
          <w:tcPr>
            <w:tcW w:w="1300" w:type="dxa"/>
            <w:shd w:val="clear" w:color="auto" w:fill="auto"/>
            <w:noWrap/>
            <w:vAlign w:val="center"/>
            <w:hideMark/>
            <w:tcPrChange w:id="1435" w:author="Travis Edward Rooney" w:date="2022-02-27T13:26:00Z">
              <w:tcPr>
                <w:tcW w:w="1300" w:type="dxa"/>
                <w:tcBorders>
                  <w:top w:val="nil"/>
                  <w:left w:val="nil"/>
                  <w:bottom w:val="nil"/>
                  <w:right w:val="nil"/>
                </w:tcBorders>
                <w:shd w:val="clear" w:color="auto" w:fill="auto"/>
                <w:noWrap/>
                <w:vAlign w:val="center"/>
                <w:hideMark/>
              </w:tcPr>
            </w:tcPrChange>
          </w:tcPr>
          <w:p w14:paraId="016E3A30" w14:textId="77777777" w:rsidR="000E4825" w:rsidRPr="000E4825" w:rsidRDefault="000E4825" w:rsidP="000E4825">
            <w:pPr>
              <w:spacing w:after="0" w:line="240" w:lineRule="auto"/>
              <w:jc w:val="center"/>
              <w:rPr>
                <w:ins w:id="1436" w:author="Travis Edward Rooney" w:date="2022-02-27T13:25:00Z"/>
                <w:rFonts w:ascii="Times New Roman" w:eastAsia="Times New Roman" w:hAnsi="Times New Roman" w:cs="Times New Roman"/>
                <w:color w:val="000000"/>
                <w:sz w:val="24"/>
                <w:szCs w:val="24"/>
                <w:rPrChange w:id="1437" w:author="Travis Edward Rooney" w:date="2022-02-27T13:26:00Z">
                  <w:rPr>
                    <w:ins w:id="1438" w:author="Travis Edward Rooney" w:date="2022-02-27T13:25:00Z"/>
                    <w:rFonts w:ascii="Lucida Grande" w:eastAsia="Times New Roman" w:hAnsi="Lucida Grande" w:cs="Lucida Grande"/>
                    <w:color w:val="000000"/>
                  </w:rPr>
                </w:rPrChange>
              </w:rPr>
            </w:pPr>
            <w:ins w:id="1439" w:author="Travis Edward Rooney" w:date="2022-02-27T13:25:00Z">
              <w:r w:rsidRPr="000E4825">
                <w:rPr>
                  <w:rFonts w:ascii="Times New Roman" w:eastAsia="Times New Roman" w:hAnsi="Times New Roman" w:cs="Times New Roman"/>
                  <w:color w:val="000000"/>
                  <w:sz w:val="24"/>
                  <w:szCs w:val="24"/>
                  <w:rPrChange w:id="1440" w:author="Travis Edward Rooney" w:date="2022-02-27T13:26:00Z">
                    <w:rPr>
                      <w:rFonts w:ascii="Lucida Grande" w:eastAsia="Times New Roman" w:hAnsi="Lucida Grande" w:cs="Lucida Grande"/>
                      <w:color w:val="000000"/>
                    </w:rPr>
                  </w:rPrChange>
                </w:rPr>
                <w:t>0.166</w:t>
              </w:r>
            </w:ins>
          </w:p>
        </w:tc>
        <w:tc>
          <w:tcPr>
            <w:tcW w:w="1300" w:type="dxa"/>
            <w:shd w:val="clear" w:color="auto" w:fill="auto"/>
            <w:noWrap/>
            <w:vAlign w:val="center"/>
            <w:hideMark/>
            <w:tcPrChange w:id="1441" w:author="Travis Edward Rooney" w:date="2022-02-27T13:26:00Z">
              <w:tcPr>
                <w:tcW w:w="1300" w:type="dxa"/>
                <w:tcBorders>
                  <w:top w:val="nil"/>
                  <w:left w:val="nil"/>
                  <w:bottom w:val="nil"/>
                  <w:right w:val="nil"/>
                </w:tcBorders>
                <w:shd w:val="clear" w:color="auto" w:fill="auto"/>
                <w:noWrap/>
                <w:vAlign w:val="center"/>
                <w:hideMark/>
              </w:tcPr>
            </w:tcPrChange>
          </w:tcPr>
          <w:p w14:paraId="7CBB00A7" w14:textId="77777777" w:rsidR="000E4825" w:rsidRPr="000E4825" w:rsidRDefault="000E4825" w:rsidP="000E4825">
            <w:pPr>
              <w:spacing w:after="0" w:line="240" w:lineRule="auto"/>
              <w:jc w:val="center"/>
              <w:rPr>
                <w:ins w:id="1442" w:author="Travis Edward Rooney" w:date="2022-02-27T13:25:00Z"/>
                <w:rFonts w:ascii="Times New Roman" w:eastAsia="Times New Roman" w:hAnsi="Times New Roman" w:cs="Times New Roman"/>
                <w:color w:val="000000"/>
                <w:sz w:val="24"/>
                <w:szCs w:val="24"/>
                <w:rPrChange w:id="1443" w:author="Travis Edward Rooney" w:date="2022-02-27T13:26:00Z">
                  <w:rPr>
                    <w:ins w:id="1444" w:author="Travis Edward Rooney" w:date="2022-02-27T13:25:00Z"/>
                    <w:rFonts w:ascii="Lucida Grande" w:eastAsia="Times New Roman" w:hAnsi="Lucida Grande" w:cs="Lucida Grande"/>
                    <w:color w:val="000000"/>
                  </w:rPr>
                </w:rPrChange>
              </w:rPr>
            </w:pPr>
            <w:ins w:id="1445" w:author="Travis Edward Rooney" w:date="2022-02-27T13:25:00Z">
              <w:r w:rsidRPr="000E4825">
                <w:rPr>
                  <w:rFonts w:ascii="Times New Roman" w:eastAsia="Times New Roman" w:hAnsi="Times New Roman" w:cs="Times New Roman"/>
                  <w:color w:val="000000"/>
                  <w:sz w:val="24"/>
                  <w:szCs w:val="24"/>
                  <w:rPrChange w:id="1446" w:author="Travis Edward Rooney" w:date="2022-02-27T13:26:00Z">
                    <w:rPr>
                      <w:rFonts w:ascii="Lucida Grande" w:eastAsia="Times New Roman" w:hAnsi="Lucida Grande" w:cs="Lucida Grande"/>
                      <w:color w:val="000000"/>
                    </w:rPr>
                  </w:rPrChange>
                </w:rPr>
                <w:t>0.047</w:t>
              </w:r>
            </w:ins>
          </w:p>
        </w:tc>
      </w:tr>
      <w:tr w:rsidR="000E4825" w:rsidRPr="000E4825" w14:paraId="63FDDCA8" w14:textId="77777777" w:rsidTr="000E4825">
        <w:trPr>
          <w:trHeight w:val="300"/>
          <w:ins w:id="1447" w:author="Travis Edward Rooney" w:date="2022-02-27T13:25:00Z"/>
          <w:trPrChange w:id="1448" w:author="Travis Edward Rooney" w:date="2022-02-27T13:26:00Z">
            <w:trPr>
              <w:trHeight w:val="300"/>
            </w:trPr>
          </w:trPrChange>
        </w:trPr>
        <w:tc>
          <w:tcPr>
            <w:tcW w:w="1300" w:type="dxa"/>
            <w:shd w:val="clear" w:color="auto" w:fill="auto"/>
            <w:noWrap/>
            <w:vAlign w:val="bottom"/>
            <w:hideMark/>
            <w:tcPrChange w:id="1449" w:author="Travis Edward Rooney" w:date="2022-02-27T13:26:00Z">
              <w:tcPr>
                <w:tcW w:w="1300" w:type="dxa"/>
                <w:tcBorders>
                  <w:top w:val="nil"/>
                  <w:left w:val="nil"/>
                  <w:bottom w:val="nil"/>
                  <w:right w:val="nil"/>
                </w:tcBorders>
                <w:shd w:val="clear" w:color="auto" w:fill="auto"/>
                <w:noWrap/>
                <w:vAlign w:val="bottom"/>
                <w:hideMark/>
              </w:tcPr>
            </w:tcPrChange>
          </w:tcPr>
          <w:p w14:paraId="1742FDEE" w14:textId="77777777" w:rsidR="000E4825" w:rsidRPr="000E4825" w:rsidRDefault="000E4825">
            <w:pPr>
              <w:spacing w:after="0" w:line="240" w:lineRule="auto"/>
              <w:jc w:val="center"/>
              <w:rPr>
                <w:ins w:id="1450" w:author="Travis Edward Rooney" w:date="2022-02-27T13:25:00Z"/>
                <w:rFonts w:ascii="Times New Roman" w:eastAsia="Times New Roman" w:hAnsi="Times New Roman" w:cs="Times New Roman"/>
                <w:color w:val="000000"/>
                <w:sz w:val="24"/>
                <w:szCs w:val="24"/>
                <w:rPrChange w:id="1451" w:author="Travis Edward Rooney" w:date="2022-02-27T13:26:00Z">
                  <w:rPr>
                    <w:ins w:id="1452" w:author="Travis Edward Rooney" w:date="2022-02-27T13:25:00Z"/>
                    <w:rFonts w:ascii="Lucida Grande" w:eastAsia="Times New Roman" w:hAnsi="Lucida Grande" w:cs="Lucida Grande"/>
                    <w:color w:val="000000"/>
                  </w:rPr>
                </w:rPrChange>
              </w:rPr>
              <w:pPrChange w:id="1453" w:author="Travis Edward Rooney" w:date="2022-02-27T13:26:00Z">
                <w:pPr>
                  <w:spacing w:after="0" w:line="240" w:lineRule="auto"/>
                </w:pPr>
              </w:pPrChange>
            </w:pPr>
            <w:ins w:id="1454" w:author="Travis Edward Rooney" w:date="2022-02-27T13:25:00Z">
              <w:r w:rsidRPr="000E4825">
                <w:rPr>
                  <w:rFonts w:ascii="Times New Roman" w:eastAsia="Times New Roman" w:hAnsi="Times New Roman" w:cs="Times New Roman"/>
                  <w:color w:val="000000"/>
                  <w:sz w:val="24"/>
                  <w:szCs w:val="24"/>
                  <w:rPrChange w:id="1455" w:author="Travis Edward Rooney" w:date="2022-02-27T13:26:00Z">
                    <w:rPr>
                      <w:rFonts w:ascii="Lucida Grande" w:eastAsia="Times New Roman" w:hAnsi="Lucida Grande" w:cs="Lucida Grande"/>
                      <w:color w:val="000000"/>
                    </w:rPr>
                  </w:rPrChange>
                </w:rPr>
                <w:t>SP</w:t>
              </w:r>
            </w:ins>
          </w:p>
        </w:tc>
        <w:tc>
          <w:tcPr>
            <w:tcW w:w="1348" w:type="dxa"/>
            <w:shd w:val="clear" w:color="auto" w:fill="auto"/>
            <w:noWrap/>
            <w:vAlign w:val="bottom"/>
            <w:hideMark/>
            <w:tcPrChange w:id="1456" w:author="Travis Edward Rooney" w:date="2022-02-27T13:26:00Z">
              <w:tcPr>
                <w:tcW w:w="1348" w:type="dxa"/>
                <w:tcBorders>
                  <w:top w:val="nil"/>
                  <w:left w:val="nil"/>
                  <w:bottom w:val="nil"/>
                  <w:right w:val="nil"/>
                </w:tcBorders>
                <w:shd w:val="clear" w:color="auto" w:fill="auto"/>
                <w:noWrap/>
                <w:vAlign w:val="bottom"/>
                <w:hideMark/>
              </w:tcPr>
            </w:tcPrChange>
          </w:tcPr>
          <w:p w14:paraId="0014449E" w14:textId="77777777" w:rsidR="000E4825" w:rsidRPr="000E4825" w:rsidRDefault="000E4825">
            <w:pPr>
              <w:spacing w:after="0" w:line="240" w:lineRule="auto"/>
              <w:jc w:val="center"/>
              <w:rPr>
                <w:ins w:id="1457" w:author="Travis Edward Rooney" w:date="2022-02-27T13:25:00Z"/>
                <w:rFonts w:ascii="Times New Roman" w:eastAsia="Times New Roman" w:hAnsi="Times New Roman" w:cs="Times New Roman"/>
                <w:color w:val="000000"/>
                <w:sz w:val="24"/>
                <w:szCs w:val="24"/>
                <w:rPrChange w:id="1458" w:author="Travis Edward Rooney" w:date="2022-02-27T13:26:00Z">
                  <w:rPr>
                    <w:ins w:id="1459" w:author="Travis Edward Rooney" w:date="2022-02-27T13:25:00Z"/>
                    <w:rFonts w:ascii="Lucida Grande" w:eastAsia="Times New Roman" w:hAnsi="Lucida Grande" w:cs="Lucida Grande"/>
                    <w:color w:val="000000"/>
                  </w:rPr>
                </w:rPrChange>
              </w:rPr>
              <w:pPrChange w:id="1460" w:author="Travis Edward Rooney" w:date="2022-02-27T13:26:00Z">
                <w:pPr>
                  <w:spacing w:after="0" w:line="240" w:lineRule="auto"/>
                </w:pPr>
              </w:pPrChange>
            </w:pPr>
            <w:ins w:id="1461" w:author="Travis Edward Rooney" w:date="2022-02-27T13:25:00Z">
              <w:r w:rsidRPr="000E4825">
                <w:rPr>
                  <w:rFonts w:ascii="Times New Roman" w:eastAsia="Times New Roman" w:hAnsi="Times New Roman" w:cs="Times New Roman"/>
                  <w:color w:val="000000"/>
                  <w:sz w:val="24"/>
                  <w:szCs w:val="24"/>
                  <w:rPrChange w:id="1462" w:author="Travis Edward Rooney" w:date="2022-02-27T13:26:00Z">
                    <w:rPr>
                      <w:rFonts w:ascii="Lucida Grande" w:eastAsia="Times New Roman" w:hAnsi="Lucida Grande" w:cs="Lucida Grande"/>
                      <w:color w:val="000000"/>
                    </w:rPr>
                  </w:rPrChange>
                </w:rPr>
                <w:t>D</w:t>
              </w:r>
            </w:ins>
          </w:p>
        </w:tc>
        <w:tc>
          <w:tcPr>
            <w:tcW w:w="1300" w:type="dxa"/>
            <w:shd w:val="clear" w:color="auto" w:fill="auto"/>
            <w:noWrap/>
            <w:vAlign w:val="center"/>
            <w:hideMark/>
            <w:tcPrChange w:id="1463" w:author="Travis Edward Rooney" w:date="2022-02-27T13:26:00Z">
              <w:tcPr>
                <w:tcW w:w="1300" w:type="dxa"/>
                <w:tcBorders>
                  <w:top w:val="nil"/>
                  <w:left w:val="nil"/>
                  <w:bottom w:val="nil"/>
                  <w:right w:val="nil"/>
                </w:tcBorders>
                <w:shd w:val="clear" w:color="auto" w:fill="auto"/>
                <w:noWrap/>
                <w:vAlign w:val="center"/>
                <w:hideMark/>
              </w:tcPr>
            </w:tcPrChange>
          </w:tcPr>
          <w:p w14:paraId="24991ADF" w14:textId="77777777" w:rsidR="000E4825" w:rsidRPr="000E4825" w:rsidRDefault="000E4825" w:rsidP="000E4825">
            <w:pPr>
              <w:spacing w:after="0" w:line="240" w:lineRule="auto"/>
              <w:jc w:val="center"/>
              <w:rPr>
                <w:ins w:id="1464" w:author="Travis Edward Rooney" w:date="2022-02-27T13:25:00Z"/>
                <w:rFonts w:ascii="Times New Roman" w:eastAsia="Times New Roman" w:hAnsi="Times New Roman" w:cs="Times New Roman"/>
                <w:color w:val="000000"/>
                <w:sz w:val="24"/>
                <w:szCs w:val="24"/>
                <w:rPrChange w:id="1465" w:author="Travis Edward Rooney" w:date="2022-02-27T13:26:00Z">
                  <w:rPr>
                    <w:ins w:id="1466" w:author="Travis Edward Rooney" w:date="2022-02-27T13:25:00Z"/>
                    <w:rFonts w:ascii="Lucida Grande" w:eastAsia="Times New Roman" w:hAnsi="Lucida Grande" w:cs="Lucida Grande"/>
                    <w:color w:val="000000"/>
                  </w:rPr>
                </w:rPrChange>
              </w:rPr>
            </w:pPr>
            <w:ins w:id="1467" w:author="Travis Edward Rooney" w:date="2022-02-27T13:25:00Z">
              <w:r w:rsidRPr="000E4825">
                <w:rPr>
                  <w:rFonts w:ascii="Times New Roman" w:eastAsia="Times New Roman" w:hAnsi="Times New Roman" w:cs="Times New Roman"/>
                  <w:color w:val="000000"/>
                  <w:sz w:val="24"/>
                  <w:szCs w:val="24"/>
                  <w:rPrChange w:id="1468" w:author="Travis Edward Rooney" w:date="2022-02-27T13:26:00Z">
                    <w:rPr>
                      <w:rFonts w:ascii="Lucida Grande" w:eastAsia="Times New Roman" w:hAnsi="Lucida Grande" w:cs="Lucida Grande"/>
                      <w:color w:val="000000"/>
                    </w:rPr>
                  </w:rPrChange>
                </w:rPr>
                <w:t>0.458*</w:t>
              </w:r>
            </w:ins>
          </w:p>
        </w:tc>
        <w:tc>
          <w:tcPr>
            <w:tcW w:w="1300" w:type="dxa"/>
            <w:shd w:val="clear" w:color="auto" w:fill="auto"/>
            <w:noWrap/>
            <w:vAlign w:val="center"/>
            <w:hideMark/>
            <w:tcPrChange w:id="1469" w:author="Travis Edward Rooney" w:date="2022-02-27T13:26:00Z">
              <w:tcPr>
                <w:tcW w:w="1300" w:type="dxa"/>
                <w:tcBorders>
                  <w:top w:val="nil"/>
                  <w:left w:val="nil"/>
                  <w:bottom w:val="nil"/>
                  <w:right w:val="nil"/>
                </w:tcBorders>
                <w:shd w:val="clear" w:color="auto" w:fill="auto"/>
                <w:noWrap/>
                <w:vAlign w:val="center"/>
                <w:hideMark/>
              </w:tcPr>
            </w:tcPrChange>
          </w:tcPr>
          <w:p w14:paraId="20A89CB4" w14:textId="77777777" w:rsidR="000E4825" w:rsidRPr="000E4825" w:rsidRDefault="000E4825" w:rsidP="000E4825">
            <w:pPr>
              <w:spacing w:after="0" w:line="240" w:lineRule="auto"/>
              <w:jc w:val="center"/>
              <w:rPr>
                <w:ins w:id="1470" w:author="Travis Edward Rooney" w:date="2022-02-27T13:25:00Z"/>
                <w:rFonts w:ascii="Times New Roman" w:eastAsia="Times New Roman" w:hAnsi="Times New Roman" w:cs="Times New Roman"/>
                <w:color w:val="000000"/>
                <w:sz w:val="24"/>
                <w:szCs w:val="24"/>
                <w:rPrChange w:id="1471" w:author="Travis Edward Rooney" w:date="2022-02-27T13:26:00Z">
                  <w:rPr>
                    <w:ins w:id="1472" w:author="Travis Edward Rooney" w:date="2022-02-27T13:25:00Z"/>
                    <w:rFonts w:ascii="Lucida Grande" w:eastAsia="Times New Roman" w:hAnsi="Lucida Grande" w:cs="Lucida Grande"/>
                    <w:color w:val="000000"/>
                  </w:rPr>
                </w:rPrChange>
              </w:rPr>
            </w:pPr>
            <w:ins w:id="1473" w:author="Travis Edward Rooney" w:date="2022-02-27T13:25:00Z">
              <w:r w:rsidRPr="000E4825">
                <w:rPr>
                  <w:rFonts w:ascii="Times New Roman" w:eastAsia="Times New Roman" w:hAnsi="Times New Roman" w:cs="Times New Roman"/>
                  <w:color w:val="000000"/>
                  <w:sz w:val="24"/>
                  <w:szCs w:val="24"/>
                  <w:rPrChange w:id="1474" w:author="Travis Edward Rooney" w:date="2022-02-27T13:26:00Z">
                    <w:rPr>
                      <w:rFonts w:ascii="Lucida Grande" w:eastAsia="Times New Roman" w:hAnsi="Lucida Grande" w:cs="Lucida Grande"/>
                      <w:color w:val="000000"/>
                    </w:rPr>
                  </w:rPrChange>
                </w:rPr>
                <w:t>0.516*</w:t>
              </w:r>
            </w:ins>
          </w:p>
        </w:tc>
        <w:tc>
          <w:tcPr>
            <w:tcW w:w="1300" w:type="dxa"/>
            <w:shd w:val="clear" w:color="auto" w:fill="auto"/>
            <w:noWrap/>
            <w:vAlign w:val="center"/>
            <w:hideMark/>
            <w:tcPrChange w:id="1475" w:author="Travis Edward Rooney" w:date="2022-02-27T13:26:00Z">
              <w:tcPr>
                <w:tcW w:w="1300" w:type="dxa"/>
                <w:tcBorders>
                  <w:top w:val="nil"/>
                  <w:left w:val="nil"/>
                  <w:bottom w:val="nil"/>
                  <w:right w:val="nil"/>
                </w:tcBorders>
                <w:shd w:val="clear" w:color="auto" w:fill="auto"/>
                <w:noWrap/>
                <w:vAlign w:val="center"/>
                <w:hideMark/>
              </w:tcPr>
            </w:tcPrChange>
          </w:tcPr>
          <w:p w14:paraId="7F9075A3" w14:textId="77777777" w:rsidR="000E4825" w:rsidRPr="000E4825" w:rsidRDefault="000E4825" w:rsidP="000E4825">
            <w:pPr>
              <w:spacing w:after="0" w:line="240" w:lineRule="auto"/>
              <w:jc w:val="center"/>
              <w:rPr>
                <w:ins w:id="1476" w:author="Travis Edward Rooney" w:date="2022-02-27T13:25:00Z"/>
                <w:rFonts w:ascii="Times New Roman" w:eastAsia="Times New Roman" w:hAnsi="Times New Roman" w:cs="Times New Roman"/>
                <w:color w:val="000000"/>
                <w:sz w:val="24"/>
                <w:szCs w:val="24"/>
                <w:rPrChange w:id="1477" w:author="Travis Edward Rooney" w:date="2022-02-27T13:26:00Z">
                  <w:rPr>
                    <w:ins w:id="1478" w:author="Travis Edward Rooney" w:date="2022-02-27T13:25:00Z"/>
                    <w:rFonts w:ascii="Lucida Grande" w:eastAsia="Times New Roman" w:hAnsi="Lucida Grande" w:cs="Lucida Grande"/>
                    <w:color w:val="000000"/>
                  </w:rPr>
                </w:rPrChange>
              </w:rPr>
            </w:pPr>
            <w:ins w:id="1479" w:author="Travis Edward Rooney" w:date="2022-02-27T13:25:00Z">
              <w:r w:rsidRPr="000E4825">
                <w:rPr>
                  <w:rFonts w:ascii="Times New Roman" w:eastAsia="Times New Roman" w:hAnsi="Times New Roman" w:cs="Times New Roman"/>
                  <w:color w:val="000000"/>
                  <w:sz w:val="24"/>
                  <w:szCs w:val="24"/>
                  <w:rPrChange w:id="1480" w:author="Travis Edward Rooney" w:date="2022-02-27T13:26:00Z">
                    <w:rPr>
                      <w:rFonts w:ascii="Lucida Grande" w:eastAsia="Times New Roman" w:hAnsi="Lucida Grande" w:cs="Lucida Grande"/>
                      <w:color w:val="000000"/>
                    </w:rPr>
                  </w:rPrChange>
                </w:rPr>
                <w:t>0.365*</w:t>
              </w:r>
            </w:ins>
          </w:p>
        </w:tc>
      </w:tr>
      <w:tr w:rsidR="000E4825" w:rsidRPr="000E4825" w14:paraId="0183ED5F" w14:textId="77777777" w:rsidTr="000E4825">
        <w:trPr>
          <w:trHeight w:val="300"/>
          <w:ins w:id="1481" w:author="Travis Edward Rooney" w:date="2022-02-27T13:25:00Z"/>
          <w:trPrChange w:id="1482" w:author="Travis Edward Rooney" w:date="2022-02-27T13:26:00Z">
            <w:trPr>
              <w:trHeight w:val="300"/>
            </w:trPr>
          </w:trPrChange>
        </w:trPr>
        <w:tc>
          <w:tcPr>
            <w:tcW w:w="1300" w:type="dxa"/>
            <w:shd w:val="clear" w:color="auto" w:fill="auto"/>
            <w:noWrap/>
            <w:vAlign w:val="bottom"/>
            <w:hideMark/>
            <w:tcPrChange w:id="1483" w:author="Travis Edward Rooney" w:date="2022-02-27T13:26:00Z">
              <w:tcPr>
                <w:tcW w:w="1300" w:type="dxa"/>
                <w:tcBorders>
                  <w:top w:val="nil"/>
                  <w:left w:val="nil"/>
                  <w:bottom w:val="nil"/>
                  <w:right w:val="nil"/>
                </w:tcBorders>
                <w:shd w:val="clear" w:color="auto" w:fill="auto"/>
                <w:noWrap/>
                <w:vAlign w:val="bottom"/>
                <w:hideMark/>
              </w:tcPr>
            </w:tcPrChange>
          </w:tcPr>
          <w:p w14:paraId="1D070F58" w14:textId="77777777" w:rsidR="000E4825" w:rsidRPr="000E4825" w:rsidRDefault="000E4825">
            <w:pPr>
              <w:spacing w:after="0" w:line="240" w:lineRule="auto"/>
              <w:jc w:val="center"/>
              <w:rPr>
                <w:ins w:id="1484" w:author="Travis Edward Rooney" w:date="2022-02-27T13:25:00Z"/>
                <w:rFonts w:ascii="Times New Roman" w:eastAsia="Times New Roman" w:hAnsi="Times New Roman" w:cs="Times New Roman"/>
                <w:color w:val="000000"/>
                <w:sz w:val="24"/>
                <w:szCs w:val="24"/>
                <w:rPrChange w:id="1485" w:author="Travis Edward Rooney" w:date="2022-02-27T13:26:00Z">
                  <w:rPr>
                    <w:ins w:id="1486" w:author="Travis Edward Rooney" w:date="2022-02-27T13:25:00Z"/>
                    <w:rFonts w:ascii="Lucida Grande" w:eastAsia="Times New Roman" w:hAnsi="Lucida Grande" w:cs="Lucida Grande"/>
                    <w:color w:val="000000"/>
                  </w:rPr>
                </w:rPrChange>
              </w:rPr>
              <w:pPrChange w:id="1487" w:author="Travis Edward Rooney" w:date="2022-02-27T13:26:00Z">
                <w:pPr>
                  <w:spacing w:after="0" w:line="240" w:lineRule="auto"/>
                </w:pPr>
              </w:pPrChange>
            </w:pPr>
            <w:ins w:id="1488" w:author="Travis Edward Rooney" w:date="2022-02-27T13:25:00Z">
              <w:r w:rsidRPr="000E4825">
                <w:rPr>
                  <w:rFonts w:ascii="Times New Roman" w:eastAsia="Times New Roman" w:hAnsi="Times New Roman" w:cs="Times New Roman"/>
                  <w:color w:val="000000"/>
                  <w:sz w:val="24"/>
                  <w:szCs w:val="24"/>
                  <w:rPrChange w:id="1489" w:author="Travis Edward Rooney" w:date="2022-02-27T13:26:00Z">
                    <w:rPr>
                      <w:rFonts w:ascii="Lucida Grande" w:eastAsia="Times New Roman" w:hAnsi="Lucida Grande" w:cs="Lucida Grande"/>
                      <w:color w:val="000000"/>
                    </w:rPr>
                  </w:rPrChange>
                </w:rPr>
                <w:t>SP</w:t>
              </w:r>
            </w:ins>
          </w:p>
        </w:tc>
        <w:tc>
          <w:tcPr>
            <w:tcW w:w="1348" w:type="dxa"/>
            <w:shd w:val="clear" w:color="auto" w:fill="auto"/>
            <w:noWrap/>
            <w:vAlign w:val="bottom"/>
            <w:hideMark/>
            <w:tcPrChange w:id="1490" w:author="Travis Edward Rooney" w:date="2022-02-27T13:26:00Z">
              <w:tcPr>
                <w:tcW w:w="1348" w:type="dxa"/>
                <w:tcBorders>
                  <w:top w:val="nil"/>
                  <w:left w:val="nil"/>
                  <w:bottom w:val="nil"/>
                  <w:right w:val="nil"/>
                </w:tcBorders>
                <w:shd w:val="clear" w:color="auto" w:fill="auto"/>
                <w:noWrap/>
                <w:vAlign w:val="bottom"/>
                <w:hideMark/>
              </w:tcPr>
            </w:tcPrChange>
          </w:tcPr>
          <w:p w14:paraId="32E4758A" w14:textId="77777777" w:rsidR="000E4825" w:rsidRPr="000E4825" w:rsidRDefault="000E4825">
            <w:pPr>
              <w:spacing w:after="0" w:line="240" w:lineRule="auto"/>
              <w:jc w:val="center"/>
              <w:rPr>
                <w:ins w:id="1491" w:author="Travis Edward Rooney" w:date="2022-02-27T13:25:00Z"/>
                <w:rFonts w:ascii="Times New Roman" w:eastAsia="Times New Roman" w:hAnsi="Times New Roman" w:cs="Times New Roman"/>
                <w:color w:val="000000"/>
                <w:sz w:val="24"/>
                <w:szCs w:val="24"/>
                <w:rPrChange w:id="1492" w:author="Travis Edward Rooney" w:date="2022-02-27T13:26:00Z">
                  <w:rPr>
                    <w:ins w:id="1493" w:author="Travis Edward Rooney" w:date="2022-02-27T13:25:00Z"/>
                    <w:rFonts w:ascii="Lucida Grande" w:eastAsia="Times New Roman" w:hAnsi="Lucida Grande" w:cs="Lucida Grande"/>
                    <w:color w:val="000000"/>
                  </w:rPr>
                </w:rPrChange>
              </w:rPr>
              <w:pPrChange w:id="1494" w:author="Travis Edward Rooney" w:date="2022-02-27T13:26:00Z">
                <w:pPr>
                  <w:spacing w:after="0" w:line="240" w:lineRule="auto"/>
                </w:pPr>
              </w:pPrChange>
            </w:pPr>
            <w:ins w:id="1495" w:author="Travis Edward Rooney" w:date="2022-02-27T13:25:00Z">
              <w:r w:rsidRPr="000E4825">
                <w:rPr>
                  <w:rFonts w:ascii="Times New Roman" w:eastAsia="Times New Roman" w:hAnsi="Times New Roman" w:cs="Times New Roman"/>
                  <w:color w:val="000000"/>
                  <w:sz w:val="24"/>
                  <w:szCs w:val="24"/>
                  <w:rPrChange w:id="1496"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497" w:author="Travis Edward Rooney" w:date="2022-02-27T13:26:00Z">
              <w:tcPr>
                <w:tcW w:w="1300" w:type="dxa"/>
                <w:tcBorders>
                  <w:top w:val="nil"/>
                  <w:left w:val="nil"/>
                  <w:bottom w:val="nil"/>
                  <w:right w:val="nil"/>
                </w:tcBorders>
                <w:shd w:val="clear" w:color="auto" w:fill="auto"/>
                <w:noWrap/>
                <w:vAlign w:val="center"/>
                <w:hideMark/>
              </w:tcPr>
            </w:tcPrChange>
          </w:tcPr>
          <w:p w14:paraId="017E0F6B" w14:textId="77777777" w:rsidR="000E4825" w:rsidRPr="000E4825" w:rsidRDefault="000E4825" w:rsidP="000E4825">
            <w:pPr>
              <w:spacing w:after="0" w:line="240" w:lineRule="auto"/>
              <w:jc w:val="center"/>
              <w:rPr>
                <w:ins w:id="1498" w:author="Travis Edward Rooney" w:date="2022-02-27T13:25:00Z"/>
                <w:rFonts w:ascii="Times New Roman" w:eastAsia="Times New Roman" w:hAnsi="Times New Roman" w:cs="Times New Roman"/>
                <w:color w:val="000000"/>
                <w:sz w:val="24"/>
                <w:szCs w:val="24"/>
                <w:rPrChange w:id="1499" w:author="Travis Edward Rooney" w:date="2022-02-27T13:26:00Z">
                  <w:rPr>
                    <w:ins w:id="1500" w:author="Travis Edward Rooney" w:date="2022-02-27T13:25:00Z"/>
                    <w:rFonts w:ascii="Lucida Grande" w:eastAsia="Times New Roman" w:hAnsi="Lucida Grande" w:cs="Lucida Grande"/>
                    <w:color w:val="000000"/>
                  </w:rPr>
                </w:rPrChange>
              </w:rPr>
            </w:pPr>
            <w:ins w:id="1501" w:author="Travis Edward Rooney" w:date="2022-02-27T13:25:00Z">
              <w:r w:rsidRPr="000E4825">
                <w:rPr>
                  <w:rFonts w:ascii="Times New Roman" w:eastAsia="Times New Roman" w:hAnsi="Times New Roman" w:cs="Times New Roman"/>
                  <w:color w:val="000000"/>
                  <w:sz w:val="24"/>
                  <w:szCs w:val="24"/>
                  <w:rPrChange w:id="1502" w:author="Travis Edward Rooney" w:date="2022-02-27T13:26:00Z">
                    <w:rPr>
                      <w:rFonts w:ascii="Lucida Grande" w:eastAsia="Times New Roman" w:hAnsi="Lucida Grande" w:cs="Lucida Grande"/>
                      <w:color w:val="000000"/>
                    </w:rPr>
                  </w:rPrChange>
                </w:rPr>
                <w:t>0.412*</w:t>
              </w:r>
            </w:ins>
          </w:p>
        </w:tc>
        <w:tc>
          <w:tcPr>
            <w:tcW w:w="1300" w:type="dxa"/>
            <w:shd w:val="clear" w:color="auto" w:fill="auto"/>
            <w:noWrap/>
            <w:vAlign w:val="center"/>
            <w:hideMark/>
            <w:tcPrChange w:id="1503" w:author="Travis Edward Rooney" w:date="2022-02-27T13:26:00Z">
              <w:tcPr>
                <w:tcW w:w="1300" w:type="dxa"/>
                <w:tcBorders>
                  <w:top w:val="nil"/>
                  <w:left w:val="nil"/>
                  <w:bottom w:val="nil"/>
                  <w:right w:val="nil"/>
                </w:tcBorders>
                <w:shd w:val="clear" w:color="auto" w:fill="auto"/>
                <w:noWrap/>
                <w:vAlign w:val="center"/>
                <w:hideMark/>
              </w:tcPr>
            </w:tcPrChange>
          </w:tcPr>
          <w:p w14:paraId="5C223F01" w14:textId="77777777" w:rsidR="000E4825" w:rsidRPr="000E4825" w:rsidRDefault="000E4825" w:rsidP="000E4825">
            <w:pPr>
              <w:spacing w:after="0" w:line="240" w:lineRule="auto"/>
              <w:jc w:val="center"/>
              <w:rPr>
                <w:ins w:id="1504" w:author="Travis Edward Rooney" w:date="2022-02-27T13:25:00Z"/>
                <w:rFonts w:ascii="Times New Roman" w:eastAsia="Times New Roman" w:hAnsi="Times New Roman" w:cs="Times New Roman"/>
                <w:color w:val="000000"/>
                <w:sz w:val="24"/>
                <w:szCs w:val="24"/>
                <w:rPrChange w:id="1505" w:author="Travis Edward Rooney" w:date="2022-02-27T13:26:00Z">
                  <w:rPr>
                    <w:ins w:id="1506" w:author="Travis Edward Rooney" w:date="2022-02-27T13:25:00Z"/>
                    <w:rFonts w:ascii="Lucida Grande" w:eastAsia="Times New Roman" w:hAnsi="Lucida Grande" w:cs="Lucida Grande"/>
                    <w:color w:val="000000"/>
                  </w:rPr>
                </w:rPrChange>
              </w:rPr>
            </w:pPr>
            <w:ins w:id="1507" w:author="Travis Edward Rooney" w:date="2022-02-27T13:25:00Z">
              <w:r w:rsidRPr="000E4825">
                <w:rPr>
                  <w:rFonts w:ascii="Times New Roman" w:eastAsia="Times New Roman" w:hAnsi="Times New Roman" w:cs="Times New Roman"/>
                  <w:color w:val="000000"/>
                  <w:sz w:val="24"/>
                  <w:szCs w:val="24"/>
                  <w:rPrChange w:id="1508" w:author="Travis Edward Rooney" w:date="2022-02-27T13:26:00Z">
                    <w:rPr>
                      <w:rFonts w:ascii="Lucida Grande" w:eastAsia="Times New Roman" w:hAnsi="Lucida Grande" w:cs="Lucida Grande"/>
                      <w:color w:val="000000"/>
                    </w:rPr>
                  </w:rPrChange>
                </w:rPr>
                <w:t>0.547*</w:t>
              </w:r>
            </w:ins>
          </w:p>
        </w:tc>
        <w:tc>
          <w:tcPr>
            <w:tcW w:w="1300" w:type="dxa"/>
            <w:shd w:val="clear" w:color="auto" w:fill="auto"/>
            <w:noWrap/>
            <w:vAlign w:val="center"/>
            <w:hideMark/>
            <w:tcPrChange w:id="1509" w:author="Travis Edward Rooney" w:date="2022-02-27T13:26:00Z">
              <w:tcPr>
                <w:tcW w:w="1300" w:type="dxa"/>
                <w:tcBorders>
                  <w:top w:val="nil"/>
                  <w:left w:val="nil"/>
                  <w:bottom w:val="nil"/>
                  <w:right w:val="nil"/>
                </w:tcBorders>
                <w:shd w:val="clear" w:color="auto" w:fill="auto"/>
                <w:noWrap/>
                <w:vAlign w:val="center"/>
                <w:hideMark/>
              </w:tcPr>
            </w:tcPrChange>
          </w:tcPr>
          <w:p w14:paraId="28D7FFFA" w14:textId="77777777" w:rsidR="000E4825" w:rsidRPr="000E4825" w:rsidRDefault="000E4825" w:rsidP="000E4825">
            <w:pPr>
              <w:spacing w:after="0" w:line="240" w:lineRule="auto"/>
              <w:jc w:val="center"/>
              <w:rPr>
                <w:ins w:id="1510" w:author="Travis Edward Rooney" w:date="2022-02-27T13:25:00Z"/>
                <w:rFonts w:ascii="Times New Roman" w:eastAsia="Times New Roman" w:hAnsi="Times New Roman" w:cs="Times New Roman"/>
                <w:color w:val="000000"/>
                <w:sz w:val="24"/>
                <w:szCs w:val="24"/>
                <w:rPrChange w:id="1511" w:author="Travis Edward Rooney" w:date="2022-02-27T13:26:00Z">
                  <w:rPr>
                    <w:ins w:id="1512" w:author="Travis Edward Rooney" w:date="2022-02-27T13:25:00Z"/>
                    <w:rFonts w:ascii="Lucida Grande" w:eastAsia="Times New Roman" w:hAnsi="Lucida Grande" w:cs="Lucida Grande"/>
                    <w:color w:val="000000"/>
                  </w:rPr>
                </w:rPrChange>
              </w:rPr>
            </w:pPr>
            <w:ins w:id="1513" w:author="Travis Edward Rooney" w:date="2022-02-27T13:25:00Z">
              <w:r w:rsidRPr="000E4825">
                <w:rPr>
                  <w:rFonts w:ascii="Times New Roman" w:eastAsia="Times New Roman" w:hAnsi="Times New Roman" w:cs="Times New Roman"/>
                  <w:color w:val="000000"/>
                  <w:sz w:val="24"/>
                  <w:szCs w:val="24"/>
                  <w:rPrChange w:id="1514" w:author="Travis Edward Rooney" w:date="2022-02-27T13:26:00Z">
                    <w:rPr>
                      <w:rFonts w:ascii="Lucida Grande" w:eastAsia="Times New Roman" w:hAnsi="Lucida Grande" w:cs="Lucida Grande"/>
                      <w:color w:val="000000"/>
                    </w:rPr>
                  </w:rPrChange>
                </w:rPr>
                <w:t>0.191</w:t>
              </w:r>
            </w:ins>
          </w:p>
        </w:tc>
      </w:tr>
      <w:tr w:rsidR="000E4825" w:rsidRPr="000E4825" w14:paraId="604905CC" w14:textId="77777777" w:rsidTr="000E4825">
        <w:trPr>
          <w:trHeight w:val="300"/>
          <w:ins w:id="1515" w:author="Travis Edward Rooney" w:date="2022-02-27T13:25:00Z"/>
          <w:trPrChange w:id="1516" w:author="Travis Edward Rooney" w:date="2022-02-27T13:26:00Z">
            <w:trPr>
              <w:trHeight w:val="300"/>
            </w:trPr>
          </w:trPrChange>
        </w:trPr>
        <w:tc>
          <w:tcPr>
            <w:tcW w:w="1300" w:type="dxa"/>
            <w:shd w:val="clear" w:color="auto" w:fill="auto"/>
            <w:noWrap/>
            <w:vAlign w:val="bottom"/>
            <w:hideMark/>
            <w:tcPrChange w:id="1517" w:author="Travis Edward Rooney" w:date="2022-02-27T13:26:00Z">
              <w:tcPr>
                <w:tcW w:w="1300" w:type="dxa"/>
                <w:tcBorders>
                  <w:top w:val="nil"/>
                  <w:left w:val="nil"/>
                  <w:bottom w:val="nil"/>
                  <w:right w:val="nil"/>
                </w:tcBorders>
                <w:shd w:val="clear" w:color="auto" w:fill="auto"/>
                <w:noWrap/>
                <w:vAlign w:val="bottom"/>
                <w:hideMark/>
              </w:tcPr>
            </w:tcPrChange>
          </w:tcPr>
          <w:p w14:paraId="3D35F6EE" w14:textId="77777777" w:rsidR="000E4825" w:rsidRPr="000E4825" w:rsidRDefault="000E4825">
            <w:pPr>
              <w:spacing w:after="0" w:line="240" w:lineRule="auto"/>
              <w:jc w:val="center"/>
              <w:rPr>
                <w:ins w:id="1518" w:author="Travis Edward Rooney" w:date="2022-02-27T13:25:00Z"/>
                <w:rFonts w:ascii="Times New Roman" w:eastAsia="Times New Roman" w:hAnsi="Times New Roman" w:cs="Times New Roman"/>
                <w:color w:val="000000"/>
                <w:sz w:val="24"/>
                <w:szCs w:val="24"/>
                <w:rPrChange w:id="1519" w:author="Travis Edward Rooney" w:date="2022-02-27T13:26:00Z">
                  <w:rPr>
                    <w:ins w:id="1520" w:author="Travis Edward Rooney" w:date="2022-02-27T13:25:00Z"/>
                    <w:rFonts w:ascii="Lucida Grande" w:eastAsia="Times New Roman" w:hAnsi="Lucida Grande" w:cs="Lucida Grande"/>
                    <w:color w:val="000000"/>
                  </w:rPr>
                </w:rPrChange>
              </w:rPr>
              <w:pPrChange w:id="1521" w:author="Travis Edward Rooney" w:date="2022-02-27T13:26:00Z">
                <w:pPr>
                  <w:spacing w:after="0" w:line="240" w:lineRule="auto"/>
                </w:pPr>
              </w:pPrChange>
            </w:pPr>
            <w:ins w:id="1522" w:author="Travis Edward Rooney" w:date="2022-02-27T13:25:00Z">
              <w:r w:rsidRPr="000E4825">
                <w:rPr>
                  <w:rFonts w:ascii="Times New Roman" w:eastAsia="Times New Roman" w:hAnsi="Times New Roman" w:cs="Times New Roman"/>
                  <w:color w:val="000000"/>
                  <w:sz w:val="24"/>
                  <w:szCs w:val="24"/>
                  <w:rPrChange w:id="1523" w:author="Travis Edward Rooney" w:date="2022-02-27T13:26:00Z">
                    <w:rPr>
                      <w:rFonts w:ascii="Lucida Grande" w:eastAsia="Times New Roman" w:hAnsi="Lucida Grande" w:cs="Lucida Grande"/>
                      <w:color w:val="000000"/>
                    </w:rPr>
                  </w:rPrChange>
                </w:rPr>
                <w:t>SP</w:t>
              </w:r>
            </w:ins>
          </w:p>
        </w:tc>
        <w:tc>
          <w:tcPr>
            <w:tcW w:w="1348" w:type="dxa"/>
            <w:shd w:val="clear" w:color="auto" w:fill="auto"/>
            <w:noWrap/>
            <w:vAlign w:val="bottom"/>
            <w:hideMark/>
            <w:tcPrChange w:id="1524" w:author="Travis Edward Rooney" w:date="2022-02-27T13:26:00Z">
              <w:tcPr>
                <w:tcW w:w="1348" w:type="dxa"/>
                <w:tcBorders>
                  <w:top w:val="nil"/>
                  <w:left w:val="nil"/>
                  <w:bottom w:val="nil"/>
                  <w:right w:val="nil"/>
                </w:tcBorders>
                <w:shd w:val="clear" w:color="auto" w:fill="auto"/>
                <w:noWrap/>
                <w:vAlign w:val="bottom"/>
                <w:hideMark/>
              </w:tcPr>
            </w:tcPrChange>
          </w:tcPr>
          <w:p w14:paraId="5A4EE2C0" w14:textId="77777777" w:rsidR="000E4825" w:rsidRPr="000E4825" w:rsidRDefault="000E4825">
            <w:pPr>
              <w:spacing w:after="0" w:line="240" w:lineRule="auto"/>
              <w:jc w:val="center"/>
              <w:rPr>
                <w:ins w:id="1525" w:author="Travis Edward Rooney" w:date="2022-02-27T13:25:00Z"/>
                <w:rFonts w:ascii="Times New Roman" w:eastAsia="Times New Roman" w:hAnsi="Times New Roman" w:cs="Times New Roman"/>
                <w:color w:val="000000"/>
                <w:sz w:val="24"/>
                <w:szCs w:val="24"/>
                <w:rPrChange w:id="1526" w:author="Travis Edward Rooney" w:date="2022-02-27T13:26:00Z">
                  <w:rPr>
                    <w:ins w:id="1527" w:author="Travis Edward Rooney" w:date="2022-02-27T13:25:00Z"/>
                    <w:rFonts w:ascii="Lucida Grande" w:eastAsia="Times New Roman" w:hAnsi="Lucida Grande" w:cs="Lucida Grande"/>
                    <w:color w:val="000000"/>
                  </w:rPr>
                </w:rPrChange>
              </w:rPr>
              <w:pPrChange w:id="1528" w:author="Travis Edward Rooney" w:date="2022-02-27T13:26:00Z">
                <w:pPr>
                  <w:spacing w:after="0" w:line="240" w:lineRule="auto"/>
                </w:pPr>
              </w:pPrChange>
            </w:pPr>
            <w:ins w:id="1529" w:author="Travis Edward Rooney" w:date="2022-02-27T13:25:00Z">
              <w:r w:rsidRPr="000E4825">
                <w:rPr>
                  <w:rFonts w:ascii="Times New Roman" w:eastAsia="Times New Roman" w:hAnsi="Times New Roman" w:cs="Times New Roman"/>
                  <w:color w:val="000000"/>
                  <w:sz w:val="24"/>
                  <w:szCs w:val="24"/>
                  <w:rPrChange w:id="1530" w:author="Travis Edward Rooney" w:date="2022-02-27T13:26:00Z">
                    <w:rPr>
                      <w:rFonts w:ascii="Lucida Grande" w:eastAsia="Times New Roman" w:hAnsi="Lucida Grande" w:cs="Lucida Grande"/>
                      <w:color w:val="000000"/>
                    </w:rPr>
                  </w:rPrChange>
                </w:rPr>
                <w:t>N*</w:t>
              </w:r>
            </w:ins>
          </w:p>
        </w:tc>
        <w:tc>
          <w:tcPr>
            <w:tcW w:w="1300" w:type="dxa"/>
            <w:shd w:val="clear" w:color="auto" w:fill="auto"/>
            <w:noWrap/>
            <w:vAlign w:val="center"/>
            <w:hideMark/>
            <w:tcPrChange w:id="1531" w:author="Travis Edward Rooney" w:date="2022-02-27T13:26:00Z">
              <w:tcPr>
                <w:tcW w:w="1300" w:type="dxa"/>
                <w:tcBorders>
                  <w:top w:val="nil"/>
                  <w:left w:val="nil"/>
                  <w:bottom w:val="nil"/>
                  <w:right w:val="nil"/>
                </w:tcBorders>
                <w:shd w:val="clear" w:color="auto" w:fill="auto"/>
                <w:noWrap/>
                <w:vAlign w:val="center"/>
                <w:hideMark/>
              </w:tcPr>
            </w:tcPrChange>
          </w:tcPr>
          <w:p w14:paraId="1F5DC056" w14:textId="77777777" w:rsidR="000E4825" w:rsidRPr="000E4825" w:rsidRDefault="000E4825" w:rsidP="000E4825">
            <w:pPr>
              <w:spacing w:after="0" w:line="240" w:lineRule="auto"/>
              <w:jc w:val="center"/>
              <w:rPr>
                <w:ins w:id="1532" w:author="Travis Edward Rooney" w:date="2022-02-27T13:25:00Z"/>
                <w:rFonts w:ascii="Times New Roman" w:eastAsia="Times New Roman" w:hAnsi="Times New Roman" w:cs="Times New Roman"/>
                <w:color w:val="000000"/>
                <w:sz w:val="24"/>
                <w:szCs w:val="24"/>
                <w:rPrChange w:id="1533" w:author="Travis Edward Rooney" w:date="2022-02-27T13:26:00Z">
                  <w:rPr>
                    <w:ins w:id="1534" w:author="Travis Edward Rooney" w:date="2022-02-27T13:25:00Z"/>
                    <w:rFonts w:ascii="Lucida Grande" w:eastAsia="Times New Roman" w:hAnsi="Lucida Grande" w:cs="Lucida Grande"/>
                    <w:color w:val="000000"/>
                  </w:rPr>
                </w:rPrChange>
              </w:rPr>
            </w:pPr>
            <w:ins w:id="1535" w:author="Travis Edward Rooney" w:date="2022-02-27T13:25:00Z">
              <w:r w:rsidRPr="000E4825">
                <w:rPr>
                  <w:rFonts w:ascii="Times New Roman" w:eastAsia="Times New Roman" w:hAnsi="Times New Roman" w:cs="Times New Roman"/>
                  <w:color w:val="000000"/>
                  <w:sz w:val="24"/>
                  <w:szCs w:val="24"/>
                  <w:rPrChange w:id="1536" w:author="Travis Edward Rooney" w:date="2022-02-27T13:26:00Z">
                    <w:rPr>
                      <w:rFonts w:ascii="Lucida Grande" w:eastAsia="Times New Roman" w:hAnsi="Lucida Grande" w:cs="Lucida Grande"/>
                      <w:color w:val="000000"/>
                    </w:rPr>
                  </w:rPrChange>
                </w:rPr>
                <w:t>0.658*</w:t>
              </w:r>
            </w:ins>
          </w:p>
        </w:tc>
        <w:tc>
          <w:tcPr>
            <w:tcW w:w="1300" w:type="dxa"/>
            <w:shd w:val="clear" w:color="auto" w:fill="auto"/>
            <w:noWrap/>
            <w:vAlign w:val="center"/>
            <w:hideMark/>
            <w:tcPrChange w:id="1537" w:author="Travis Edward Rooney" w:date="2022-02-27T13:26:00Z">
              <w:tcPr>
                <w:tcW w:w="1300" w:type="dxa"/>
                <w:tcBorders>
                  <w:top w:val="nil"/>
                  <w:left w:val="nil"/>
                  <w:bottom w:val="nil"/>
                  <w:right w:val="nil"/>
                </w:tcBorders>
                <w:shd w:val="clear" w:color="auto" w:fill="auto"/>
                <w:noWrap/>
                <w:vAlign w:val="center"/>
                <w:hideMark/>
              </w:tcPr>
            </w:tcPrChange>
          </w:tcPr>
          <w:p w14:paraId="6AA85BE3" w14:textId="77777777" w:rsidR="000E4825" w:rsidRPr="000E4825" w:rsidRDefault="000E4825" w:rsidP="000E4825">
            <w:pPr>
              <w:spacing w:after="0" w:line="240" w:lineRule="auto"/>
              <w:jc w:val="center"/>
              <w:rPr>
                <w:ins w:id="1538" w:author="Travis Edward Rooney" w:date="2022-02-27T13:25:00Z"/>
                <w:rFonts w:ascii="Times New Roman" w:eastAsia="Times New Roman" w:hAnsi="Times New Roman" w:cs="Times New Roman"/>
                <w:color w:val="000000"/>
                <w:sz w:val="24"/>
                <w:szCs w:val="24"/>
                <w:rPrChange w:id="1539" w:author="Travis Edward Rooney" w:date="2022-02-27T13:26:00Z">
                  <w:rPr>
                    <w:ins w:id="1540" w:author="Travis Edward Rooney" w:date="2022-02-27T13:25:00Z"/>
                    <w:rFonts w:ascii="Lucida Grande" w:eastAsia="Times New Roman" w:hAnsi="Lucida Grande" w:cs="Lucida Grande"/>
                    <w:color w:val="000000"/>
                  </w:rPr>
                </w:rPrChange>
              </w:rPr>
            </w:pPr>
            <w:ins w:id="1541" w:author="Travis Edward Rooney" w:date="2022-02-27T13:25:00Z">
              <w:r w:rsidRPr="000E4825">
                <w:rPr>
                  <w:rFonts w:ascii="Times New Roman" w:eastAsia="Times New Roman" w:hAnsi="Times New Roman" w:cs="Times New Roman"/>
                  <w:color w:val="000000"/>
                  <w:sz w:val="24"/>
                  <w:szCs w:val="24"/>
                  <w:rPrChange w:id="1542" w:author="Travis Edward Rooney" w:date="2022-02-27T13:26:00Z">
                    <w:rPr>
                      <w:rFonts w:ascii="Lucida Grande" w:eastAsia="Times New Roman" w:hAnsi="Lucida Grande" w:cs="Lucida Grande"/>
                      <w:color w:val="000000"/>
                    </w:rPr>
                  </w:rPrChange>
                </w:rPr>
                <w:t>0.204</w:t>
              </w:r>
            </w:ins>
          </w:p>
        </w:tc>
        <w:tc>
          <w:tcPr>
            <w:tcW w:w="1300" w:type="dxa"/>
            <w:shd w:val="clear" w:color="auto" w:fill="auto"/>
            <w:noWrap/>
            <w:vAlign w:val="center"/>
            <w:hideMark/>
            <w:tcPrChange w:id="1543" w:author="Travis Edward Rooney" w:date="2022-02-27T13:26:00Z">
              <w:tcPr>
                <w:tcW w:w="1300" w:type="dxa"/>
                <w:tcBorders>
                  <w:top w:val="nil"/>
                  <w:left w:val="nil"/>
                  <w:bottom w:val="nil"/>
                  <w:right w:val="nil"/>
                </w:tcBorders>
                <w:shd w:val="clear" w:color="auto" w:fill="auto"/>
                <w:noWrap/>
                <w:vAlign w:val="center"/>
                <w:hideMark/>
              </w:tcPr>
            </w:tcPrChange>
          </w:tcPr>
          <w:p w14:paraId="57D9F997" w14:textId="77777777" w:rsidR="000E4825" w:rsidRPr="000E4825" w:rsidRDefault="000E4825" w:rsidP="000E4825">
            <w:pPr>
              <w:spacing w:after="0" w:line="240" w:lineRule="auto"/>
              <w:jc w:val="center"/>
              <w:rPr>
                <w:ins w:id="1544" w:author="Travis Edward Rooney" w:date="2022-02-27T13:25:00Z"/>
                <w:rFonts w:ascii="Times New Roman" w:eastAsia="Times New Roman" w:hAnsi="Times New Roman" w:cs="Times New Roman"/>
                <w:color w:val="000000"/>
                <w:sz w:val="24"/>
                <w:szCs w:val="24"/>
                <w:rPrChange w:id="1545" w:author="Travis Edward Rooney" w:date="2022-02-27T13:26:00Z">
                  <w:rPr>
                    <w:ins w:id="1546" w:author="Travis Edward Rooney" w:date="2022-02-27T13:25:00Z"/>
                    <w:rFonts w:ascii="Lucida Grande" w:eastAsia="Times New Roman" w:hAnsi="Lucida Grande" w:cs="Lucida Grande"/>
                    <w:color w:val="000000"/>
                  </w:rPr>
                </w:rPrChange>
              </w:rPr>
            </w:pPr>
            <w:ins w:id="1547" w:author="Travis Edward Rooney" w:date="2022-02-27T13:25:00Z">
              <w:r w:rsidRPr="000E4825">
                <w:rPr>
                  <w:rFonts w:ascii="Times New Roman" w:eastAsia="Times New Roman" w:hAnsi="Times New Roman" w:cs="Times New Roman"/>
                  <w:color w:val="000000"/>
                  <w:sz w:val="24"/>
                  <w:szCs w:val="24"/>
                  <w:rPrChange w:id="1548" w:author="Travis Edward Rooney" w:date="2022-02-27T13:26:00Z">
                    <w:rPr>
                      <w:rFonts w:ascii="Lucida Grande" w:eastAsia="Times New Roman" w:hAnsi="Lucida Grande" w:cs="Lucida Grande"/>
                      <w:color w:val="000000"/>
                    </w:rPr>
                  </w:rPrChange>
                </w:rPr>
                <w:t>0.119</w:t>
              </w:r>
            </w:ins>
          </w:p>
        </w:tc>
      </w:tr>
    </w:tbl>
    <w:p w14:paraId="6D3CDBFB" w14:textId="375F96FE" w:rsidR="00272347" w:rsidRDefault="00272347" w:rsidP="00272347">
      <w:pPr>
        <w:spacing w:after="0" w:line="240" w:lineRule="auto"/>
        <w:rPr>
          <w:ins w:id="1549" w:author="Travis Edward Rooney" w:date="2022-02-27T13:53:00Z"/>
          <w:rFonts w:ascii="Times New Roman" w:eastAsia="Times New Roman" w:hAnsi="Times New Roman" w:cs="Times New Roman"/>
          <w:b/>
          <w:bCs/>
          <w:color w:val="000000"/>
          <w:sz w:val="24"/>
          <w:szCs w:val="24"/>
        </w:rPr>
      </w:pPr>
    </w:p>
    <w:p w14:paraId="2476564F" w14:textId="07BDAA58" w:rsidR="00272347" w:rsidRDefault="00272347" w:rsidP="00272347">
      <w:pPr>
        <w:pStyle w:val="Authors"/>
        <w:spacing w:line="276" w:lineRule="auto"/>
        <w:jc w:val="left"/>
        <w:rPr>
          <w:ins w:id="1550" w:author="Travis Edward Rooney" w:date="2022-02-27T13:54:00Z"/>
          <w:b/>
          <w:bCs/>
          <w:color w:val="000000"/>
          <w:szCs w:val="24"/>
          <w:u w:val="single"/>
          <w:shd w:val="clear" w:color="auto" w:fill="FFFFFF"/>
        </w:rPr>
      </w:pPr>
      <w:ins w:id="1551" w:author="Travis Edward Rooney" w:date="2022-02-27T13:53:00Z">
        <w:r w:rsidRPr="00272347">
          <w:rPr>
            <w:b/>
            <w:bCs/>
            <w:color w:val="000000"/>
            <w:szCs w:val="24"/>
            <w:u w:val="single"/>
            <w:shd w:val="clear" w:color="auto" w:fill="FFFFFF"/>
            <w:rPrChange w:id="1552" w:author="Travis Edward Rooney" w:date="2022-02-27T13:54:00Z">
              <w:rPr>
                <w:b/>
                <w:bCs/>
                <w:color w:val="000000"/>
                <w:szCs w:val="24"/>
              </w:rPr>
            </w:rPrChange>
          </w:rPr>
          <w:t>Discussion</w:t>
        </w:r>
      </w:ins>
    </w:p>
    <w:p w14:paraId="123C9F9A" w14:textId="010F9C5D" w:rsidR="00272347" w:rsidRDefault="00272347" w:rsidP="00272347">
      <w:pPr>
        <w:pStyle w:val="Authors"/>
        <w:spacing w:line="276" w:lineRule="auto"/>
        <w:jc w:val="left"/>
        <w:rPr>
          <w:ins w:id="1553" w:author="Travis Edward Rooney" w:date="2022-02-27T14:11:00Z"/>
          <w:color w:val="000000"/>
          <w:szCs w:val="24"/>
          <w:shd w:val="clear" w:color="auto" w:fill="FFFFFF"/>
        </w:rPr>
      </w:pPr>
      <w:ins w:id="1554" w:author="Travis Edward Rooney" w:date="2022-02-27T13:54:00Z">
        <w:r>
          <w:rPr>
            <w:color w:val="000000"/>
            <w:szCs w:val="24"/>
            <w:shd w:val="clear" w:color="auto" w:fill="FFFFFF"/>
          </w:rPr>
          <w:t>Genetic correlation and GWA strongly point to a to common genetic basis of PHS resistance and several malting quality trait</w:t>
        </w:r>
      </w:ins>
      <w:ins w:id="1555" w:author="Travis Edward Rooney" w:date="2022-02-27T13:55:00Z">
        <w:r>
          <w:rPr>
            <w:color w:val="000000"/>
            <w:szCs w:val="24"/>
            <w:shd w:val="clear" w:color="auto" w:fill="FFFFFF"/>
          </w:rPr>
          <w:t>s.</w:t>
        </w:r>
      </w:ins>
      <w:ins w:id="1556" w:author="Travis Edward Rooney" w:date="2022-02-27T13:56:00Z">
        <w:r>
          <w:rPr>
            <w:color w:val="000000"/>
            <w:szCs w:val="24"/>
            <w:shd w:val="clear" w:color="auto" w:fill="FFFFFF"/>
          </w:rPr>
          <w:t xml:space="preserve"> Much of the genetic association focus</w:t>
        </w:r>
      </w:ins>
      <w:ins w:id="1557" w:author="Travis Edward Rooney" w:date="2022-02-27T15:00:00Z">
        <w:r w:rsidR="00AF24B0">
          <w:rPr>
            <w:color w:val="000000"/>
            <w:szCs w:val="24"/>
            <w:shd w:val="clear" w:color="auto" w:fill="FFFFFF"/>
          </w:rPr>
          <w:t>ed</w:t>
        </w:r>
      </w:ins>
      <w:ins w:id="1558" w:author="Travis Edward Rooney" w:date="2022-02-27T13:56:00Z">
        <w:r>
          <w:rPr>
            <w:color w:val="000000"/>
            <w:szCs w:val="24"/>
            <w:shd w:val="clear" w:color="auto" w:fill="FFFFFF"/>
          </w:rPr>
          <w:t xml:space="preserve"> around the SD2 region</w:t>
        </w:r>
      </w:ins>
      <w:ins w:id="1559" w:author="Travis Edward Rooney" w:date="2022-02-27T13:58:00Z">
        <w:r>
          <w:rPr>
            <w:color w:val="000000"/>
            <w:szCs w:val="24"/>
            <w:shd w:val="clear" w:color="auto" w:fill="FFFFFF"/>
          </w:rPr>
          <w:t xml:space="preserve">. In the SD2 region </w:t>
        </w:r>
      </w:ins>
      <w:ins w:id="1560" w:author="Travis Edward Rooney" w:date="2022-02-27T13:56:00Z">
        <w:r w:rsidRPr="00272347">
          <w:rPr>
            <w:i/>
            <w:iCs/>
            <w:color w:val="000000"/>
            <w:szCs w:val="24"/>
            <w:shd w:val="clear" w:color="auto" w:fill="FFFFFF"/>
            <w:rPrChange w:id="1561" w:author="Travis Edward Rooney" w:date="2022-02-27T13:56:00Z">
              <w:rPr>
                <w:color w:val="000000"/>
                <w:szCs w:val="24"/>
                <w:shd w:val="clear" w:color="auto" w:fill="FFFFFF"/>
              </w:rPr>
            </w:rPrChange>
          </w:rPr>
          <w:t>HvMKK3</w:t>
        </w:r>
      </w:ins>
      <w:ins w:id="1562" w:author="Travis Edward Rooney" w:date="2022-02-27T13:58:00Z">
        <w:r>
          <w:rPr>
            <w:i/>
            <w:iCs/>
            <w:color w:val="000000"/>
            <w:szCs w:val="24"/>
            <w:shd w:val="clear" w:color="auto" w:fill="FFFFFF"/>
          </w:rPr>
          <w:t xml:space="preserve"> </w:t>
        </w:r>
        <w:r>
          <w:rPr>
            <w:color w:val="000000"/>
            <w:szCs w:val="24"/>
            <w:shd w:val="clear" w:color="auto" w:fill="FFFFFF"/>
          </w:rPr>
          <w:t xml:space="preserve">has been determined to be the </w:t>
        </w:r>
      </w:ins>
      <w:ins w:id="1563" w:author="Travis Edward Rooney" w:date="2022-02-27T13:59:00Z">
        <w:r>
          <w:rPr>
            <w:color w:val="000000"/>
            <w:szCs w:val="24"/>
            <w:shd w:val="clear" w:color="auto" w:fill="FFFFFF"/>
          </w:rPr>
          <w:t xml:space="preserve">causative gene effecting dormancy and PHS resistance. </w:t>
        </w:r>
        <w:r w:rsidR="00CC3613">
          <w:rPr>
            <w:color w:val="000000"/>
            <w:szCs w:val="24"/>
            <w:shd w:val="clear" w:color="auto" w:fill="FFFFFF"/>
          </w:rPr>
          <w:t xml:space="preserve">The common association of the AA and FAN malting quality traits to the causative mutation is strong evidence that the </w:t>
        </w:r>
      </w:ins>
      <w:ins w:id="1564" w:author="Travis Edward Rooney" w:date="2022-02-27T14:00:00Z">
        <w:r w:rsidR="00CC3613" w:rsidRPr="00B66CC7">
          <w:rPr>
            <w:i/>
            <w:iCs/>
            <w:color w:val="000000"/>
            <w:szCs w:val="24"/>
            <w:shd w:val="clear" w:color="auto" w:fill="FFFFFF"/>
          </w:rPr>
          <w:t>HvMKK3</w:t>
        </w:r>
        <w:r w:rsidR="00CC3613">
          <w:rPr>
            <w:color w:val="000000"/>
            <w:szCs w:val="24"/>
            <w:shd w:val="clear" w:color="auto" w:fill="FFFFFF"/>
          </w:rPr>
          <w:t xml:space="preserve"> may have pleiotropic effects on malting quality. </w:t>
        </w:r>
      </w:ins>
      <w:ins w:id="1565" w:author="Travis Edward Rooney" w:date="2022-02-27T14:01:00Z">
        <w:r w:rsidR="00CC3613">
          <w:rPr>
            <w:color w:val="000000"/>
            <w:szCs w:val="24"/>
            <w:shd w:val="clear" w:color="auto" w:fill="FFFFFF"/>
          </w:rPr>
          <w:t>Surprisingly,</w:t>
        </w:r>
      </w:ins>
      <w:ins w:id="1566" w:author="Travis Edward Rooney" w:date="2022-02-27T14:00:00Z">
        <w:r w:rsidR="00CC3613">
          <w:rPr>
            <w:color w:val="000000"/>
            <w:szCs w:val="24"/>
            <w:shd w:val="clear" w:color="auto" w:fill="FFFFFF"/>
          </w:rPr>
          <w:t xml:space="preserve"> SP</w:t>
        </w:r>
      </w:ins>
      <w:ins w:id="1567" w:author="Travis Edward Rooney" w:date="2022-02-27T14:01:00Z">
        <w:r w:rsidR="00CC3613">
          <w:rPr>
            <w:color w:val="000000"/>
            <w:szCs w:val="24"/>
            <w:shd w:val="clear" w:color="auto" w:fill="FFFFFF"/>
          </w:rPr>
          <w:t xml:space="preserve"> did not also associate with a SNP in higher linkage with the MKK3_E165Q mutation</w:t>
        </w:r>
      </w:ins>
      <w:ins w:id="1568" w:author="Travis Edward Rooney" w:date="2022-02-27T14:05:00Z">
        <w:r w:rsidR="007978D7">
          <w:rPr>
            <w:color w:val="000000"/>
            <w:szCs w:val="24"/>
            <w:shd w:val="clear" w:color="auto" w:fill="FFFFFF"/>
          </w:rPr>
          <w:t xml:space="preserve"> (or the mutation itself)</w:t>
        </w:r>
      </w:ins>
      <w:ins w:id="1569" w:author="Travis Edward Rooney" w:date="2022-02-27T14:01:00Z">
        <w:r w:rsidR="00CC3613">
          <w:rPr>
            <w:color w:val="000000"/>
            <w:szCs w:val="24"/>
            <w:shd w:val="clear" w:color="auto" w:fill="FFFFFF"/>
          </w:rPr>
          <w:t xml:space="preserve"> that AA and FAN associated with</w:t>
        </w:r>
      </w:ins>
      <w:ins w:id="1570" w:author="Travis Edward Rooney" w:date="2022-02-27T14:02:00Z">
        <w:r w:rsidR="00CC3613">
          <w:rPr>
            <w:color w:val="000000"/>
            <w:szCs w:val="24"/>
            <w:shd w:val="clear" w:color="auto" w:fill="FFFFFF"/>
          </w:rPr>
          <w:t xml:space="preserve">, </w:t>
        </w:r>
        <w:r w:rsidR="00CC3613">
          <w:rPr>
            <w:color w:val="000000"/>
            <w:szCs w:val="24"/>
            <w:shd w:val="clear" w:color="auto" w:fill="FFFFFF"/>
          </w:rPr>
          <w:lastRenderedPageBreak/>
          <w:t xml:space="preserve">instead it was most strongly associated with a SNP </w:t>
        </w:r>
      </w:ins>
      <w:ins w:id="1571" w:author="Travis Edward Rooney" w:date="2022-02-27T14:05:00Z">
        <w:r w:rsidR="007978D7">
          <w:rPr>
            <w:color w:val="000000"/>
            <w:szCs w:val="24"/>
            <w:shd w:val="clear" w:color="auto" w:fill="FFFFFF"/>
          </w:rPr>
          <w:t>seven</w:t>
        </w:r>
      </w:ins>
      <w:ins w:id="1572" w:author="Travis Edward Rooney" w:date="2022-02-27T14:02:00Z">
        <w:r w:rsidR="00CC3613">
          <w:rPr>
            <w:color w:val="000000"/>
            <w:szCs w:val="24"/>
            <w:shd w:val="clear" w:color="auto" w:fill="FFFFFF"/>
          </w:rPr>
          <w:t xml:space="preserve"> mega base pairs (7 million base pairs) away from the </w:t>
        </w:r>
      </w:ins>
      <w:ins w:id="1573" w:author="Travis Edward Rooney" w:date="2022-02-27T14:03:00Z">
        <w:r w:rsidR="00CC3613">
          <w:rPr>
            <w:color w:val="000000"/>
            <w:szCs w:val="24"/>
            <w:shd w:val="clear" w:color="auto" w:fill="FFFFFF"/>
          </w:rPr>
          <w:t>mutation. This may indicate more measurement error associated with SP, however, this trait did have the highest heritability on a year basis</w:t>
        </w:r>
      </w:ins>
      <w:ins w:id="1574" w:author="Travis Edward Rooney" w:date="2022-02-27T14:04:00Z">
        <w:r w:rsidR="00CC3613">
          <w:rPr>
            <w:color w:val="000000"/>
            <w:szCs w:val="24"/>
            <w:shd w:val="clear" w:color="auto" w:fill="FFFFFF"/>
          </w:rPr>
          <w:t xml:space="preserve"> (genetic variance/phenotypic variance, see dissertation) which would point </w:t>
        </w:r>
        <w:r w:rsidR="007978D7">
          <w:rPr>
            <w:color w:val="000000"/>
            <w:szCs w:val="24"/>
            <w:shd w:val="clear" w:color="auto" w:fill="FFFFFF"/>
          </w:rPr>
          <w:t>away from this hypothesis.</w:t>
        </w:r>
      </w:ins>
      <w:ins w:id="1575" w:author="Travis Edward Rooney" w:date="2022-02-27T14:05:00Z">
        <w:r w:rsidR="007978D7">
          <w:rPr>
            <w:color w:val="000000"/>
            <w:szCs w:val="24"/>
            <w:shd w:val="clear" w:color="auto" w:fill="FFFFFF"/>
          </w:rPr>
          <w:t xml:space="preserve"> It may be that there are t</w:t>
        </w:r>
      </w:ins>
      <w:ins w:id="1576" w:author="Travis Edward Rooney" w:date="2022-02-27T14:06:00Z">
        <w:r w:rsidR="007978D7">
          <w:rPr>
            <w:color w:val="000000"/>
            <w:szCs w:val="24"/>
            <w:shd w:val="clear" w:color="auto" w:fill="FFFFFF"/>
          </w:rPr>
          <w:t>wo genes in the large</w:t>
        </w:r>
      </w:ins>
      <w:ins w:id="1577" w:author="Travis Edward Rooney" w:date="2022-02-27T15:01:00Z">
        <w:r w:rsidR="00AF24B0">
          <w:rPr>
            <w:color w:val="000000"/>
            <w:szCs w:val="24"/>
            <w:shd w:val="clear" w:color="auto" w:fill="FFFFFF"/>
          </w:rPr>
          <w:t>r</w:t>
        </w:r>
      </w:ins>
      <w:ins w:id="1578" w:author="Travis Edward Rooney" w:date="2022-02-27T14:06:00Z">
        <w:r w:rsidR="007978D7">
          <w:rPr>
            <w:color w:val="000000"/>
            <w:szCs w:val="24"/>
            <w:shd w:val="clear" w:color="auto" w:fill="FFFFFF"/>
          </w:rPr>
          <w:t xml:space="preserve"> </w:t>
        </w:r>
        <w:r w:rsidR="007978D7" w:rsidRPr="00AF24B0">
          <w:rPr>
            <w:i/>
            <w:iCs/>
            <w:color w:val="000000"/>
            <w:szCs w:val="24"/>
            <w:shd w:val="clear" w:color="auto" w:fill="FFFFFF"/>
            <w:rPrChange w:id="1579" w:author="Travis Edward Rooney" w:date="2022-02-27T15:01:00Z">
              <w:rPr>
                <w:color w:val="000000"/>
                <w:szCs w:val="24"/>
                <w:shd w:val="clear" w:color="auto" w:fill="FFFFFF"/>
              </w:rPr>
            </w:rPrChange>
          </w:rPr>
          <w:t>SD2</w:t>
        </w:r>
        <w:r w:rsidR="007978D7">
          <w:rPr>
            <w:color w:val="000000"/>
            <w:szCs w:val="24"/>
            <w:shd w:val="clear" w:color="auto" w:fill="FFFFFF"/>
          </w:rPr>
          <w:t xml:space="preserve"> region that effect malting quality, one being the mentioned </w:t>
        </w:r>
        <w:r w:rsidR="007978D7">
          <w:rPr>
            <w:i/>
            <w:iCs/>
            <w:color w:val="000000"/>
            <w:szCs w:val="24"/>
            <w:shd w:val="clear" w:color="auto" w:fill="FFFFFF"/>
          </w:rPr>
          <w:t>HvMKK3</w:t>
        </w:r>
        <w:r w:rsidR="007978D7">
          <w:rPr>
            <w:color w:val="000000"/>
            <w:szCs w:val="24"/>
            <w:shd w:val="clear" w:color="auto" w:fill="FFFFFF"/>
          </w:rPr>
          <w:t xml:space="preserve"> which has effects on germination trait, AA, and FAN, while another unknown gene effects SP</w:t>
        </w:r>
      </w:ins>
      <w:ins w:id="1580" w:author="Travis Edward Rooney" w:date="2022-02-27T14:07:00Z">
        <w:r w:rsidR="007978D7">
          <w:rPr>
            <w:color w:val="000000"/>
            <w:szCs w:val="24"/>
            <w:shd w:val="clear" w:color="auto" w:fill="FFFFFF"/>
          </w:rPr>
          <w:t>. This is not the most parsimonious hypothesis however, and the data we have collect</w:t>
        </w:r>
      </w:ins>
      <w:ins w:id="1581" w:author="Travis Edward Rooney" w:date="2022-02-27T14:08:00Z">
        <w:r w:rsidR="007978D7">
          <w:rPr>
            <w:color w:val="000000"/>
            <w:szCs w:val="24"/>
            <w:shd w:val="clear" w:color="auto" w:fill="FFFFFF"/>
          </w:rPr>
          <w:t>ed only allows speculation</w:t>
        </w:r>
      </w:ins>
      <w:ins w:id="1582" w:author="Travis Edward Rooney" w:date="2022-02-27T14:10:00Z">
        <w:r w:rsidR="00890249">
          <w:rPr>
            <w:color w:val="000000"/>
            <w:szCs w:val="24"/>
            <w:shd w:val="clear" w:color="auto" w:fill="FFFFFF"/>
          </w:rPr>
          <w:t xml:space="preserve"> in this matter</w:t>
        </w:r>
      </w:ins>
      <w:ins w:id="1583" w:author="Travis Edward Rooney" w:date="2022-02-27T14:08:00Z">
        <w:r w:rsidR="007978D7">
          <w:rPr>
            <w:color w:val="000000"/>
            <w:szCs w:val="24"/>
            <w:shd w:val="clear" w:color="auto" w:fill="FFFFFF"/>
          </w:rPr>
          <w:t>. Follow-up experiments should be performed to knock out and restore the</w:t>
        </w:r>
      </w:ins>
      <w:ins w:id="1584" w:author="Travis Edward Rooney" w:date="2022-02-27T14:09:00Z">
        <w:r w:rsidR="007978D7">
          <w:rPr>
            <w:color w:val="000000"/>
            <w:szCs w:val="24"/>
            <w:shd w:val="clear" w:color="auto" w:fill="FFFFFF"/>
          </w:rPr>
          <w:t xml:space="preserve"> </w:t>
        </w:r>
        <w:r w:rsidR="007978D7">
          <w:rPr>
            <w:i/>
            <w:iCs/>
            <w:color w:val="000000"/>
            <w:szCs w:val="24"/>
            <w:shd w:val="clear" w:color="auto" w:fill="FFFFFF"/>
          </w:rPr>
          <w:t>HvMKK3</w:t>
        </w:r>
        <w:r w:rsidR="007978D7">
          <w:rPr>
            <w:color w:val="000000"/>
            <w:szCs w:val="24"/>
            <w:shd w:val="clear" w:color="auto" w:fill="FFFFFF"/>
          </w:rPr>
          <w:t xml:space="preserve"> alleles and examine </w:t>
        </w:r>
      </w:ins>
      <w:ins w:id="1585" w:author="Travis Edward Rooney" w:date="2022-02-27T14:11:00Z">
        <w:r w:rsidR="00890249">
          <w:rPr>
            <w:color w:val="000000"/>
            <w:szCs w:val="24"/>
            <w:shd w:val="clear" w:color="auto" w:fill="FFFFFF"/>
          </w:rPr>
          <w:t>their</w:t>
        </w:r>
      </w:ins>
      <w:ins w:id="1586" w:author="Travis Edward Rooney" w:date="2022-02-27T14:09:00Z">
        <w:r w:rsidR="007978D7">
          <w:rPr>
            <w:color w:val="000000"/>
            <w:szCs w:val="24"/>
            <w:shd w:val="clear" w:color="auto" w:fill="FFFFFF"/>
          </w:rPr>
          <w:t xml:space="preserve"> effects on malting quality</w:t>
        </w:r>
        <w:r w:rsidR="00890249">
          <w:rPr>
            <w:color w:val="000000"/>
            <w:szCs w:val="24"/>
            <w:shd w:val="clear" w:color="auto" w:fill="FFFFFF"/>
          </w:rPr>
          <w:t xml:space="preserve"> and thus causality of this gene</w:t>
        </w:r>
      </w:ins>
      <w:ins w:id="1587" w:author="Travis Edward Rooney" w:date="2022-02-27T14:11:00Z">
        <w:r w:rsidR="00890249">
          <w:rPr>
            <w:color w:val="000000"/>
            <w:szCs w:val="24"/>
            <w:shd w:val="clear" w:color="auto" w:fill="FFFFFF"/>
          </w:rPr>
          <w:t xml:space="preserve">. </w:t>
        </w:r>
      </w:ins>
    </w:p>
    <w:p w14:paraId="6520CB6F" w14:textId="002201E6" w:rsidR="000F1B1C" w:rsidRPr="008E3176" w:rsidRDefault="00890249" w:rsidP="00272347">
      <w:pPr>
        <w:pStyle w:val="Authors"/>
        <w:spacing w:line="276" w:lineRule="auto"/>
        <w:jc w:val="left"/>
        <w:rPr>
          <w:ins w:id="1588" w:author="Travis Edward Rooney" w:date="2022-02-27T14:27:00Z"/>
          <w:color w:val="000000"/>
          <w:szCs w:val="24"/>
          <w:shd w:val="clear" w:color="auto" w:fill="FFFFFF"/>
        </w:rPr>
      </w:pPr>
      <w:ins w:id="1589" w:author="Travis Edward Rooney" w:date="2022-02-27T14:11:00Z">
        <w:r>
          <w:rPr>
            <w:color w:val="000000"/>
            <w:szCs w:val="24"/>
            <w:shd w:val="clear" w:color="auto" w:fill="FFFFFF"/>
          </w:rPr>
          <w:t xml:space="preserve">From the perspective of breeding, </w:t>
        </w:r>
      </w:ins>
      <w:ins w:id="1590" w:author="Travis Edward Rooney" w:date="2022-02-27T14:13:00Z">
        <w:r>
          <w:rPr>
            <w:color w:val="000000"/>
            <w:szCs w:val="24"/>
            <w:shd w:val="clear" w:color="auto" w:fill="FFFFFF"/>
          </w:rPr>
          <w:t xml:space="preserve">if the </w:t>
        </w:r>
        <w:r w:rsidRPr="00890249">
          <w:rPr>
            <w:i/>
            <w:iCs/>
            <w:color w:val="000000"/>
            <w:szCs w:val="24"/>
            <w:shd w:val="clear" w:color="auto" w:fill="FFFFFF"/>
          </w:rPr>
          <w:t>HvMKK3</w:t>
        </w:r>
        <w:r>
          <w:rPr>
            <w:color w:val="000000"/>
            <w:szCs w:val="24"/>
            <w:shd w:val="clear" w:color="auto" w:fill="FFFFFF"/>
          </w:rPr>
          <w:t xml:space="preserve"> is not causal, </w:t>
        </w:r>
      </w:ins>
      <w:ins w:id="1591" w:author="Travis Edward Rooney" w:date="2022-02-27T14:11:00Z">
        <w:r w:rsidRPr="00890249">
          <w:rPr>
            <w:color w:val="000000"/>
            <w:szCs w:val="24"/>
            <w:shd w:val="clear" w:color="auto" w:fill="FFFFFF"/>
          </w:rPr>
          <w:t>AA</w:t>
        </w:r>
        <w:r>
          <w:rPr>
            <w:color w:val="000000"/>
            <w:szCs w:val="24"/>
            <w:shd w:val="clear" w:color="auto" w:fill="FFFFFF"/>
          </w:rPr>
          <w:t xml:space="preserve"> and FAN</w:t>
        </w:r>
      </w:ins>
      <w:ins w:id="1592" w:author="Travis Edward Rooney" w:date="2022-02-27T14:12:00Z">
        <w:r>
          <w:rPr>
            <w:color w:val="000000"/>
            <w:szCs w:val="24"/>
            <w:shd w:val="clear" w:color="auto" w:fill="FFFFFF"/>
          </w:rPr>
          <w:t xml:space="preserve"> are </w:t>
        </w:r>
      </w:ins>
      <w:ins w:id="1593" w:author="Travis Edward Rooney" w:date="2022-02-27T14:13:00Z">
        <w:r>
          <w:rPr>
            <w:color w:val="000000"/>
            <w:szCs w:val="24"/>
            <w:shd w:val="clear" w:color="auto" w:fill="FFFFFF"/>
          </w:rPr>
          <w:t xml:space="preserve">likely linked so tightly to </w:t>
        </w:r>
        <w:r w:rsidRPr="00890249">
          <w:rPr>
            <w:i/>
            <w:iCs/>
            <w:color w:val="000000"/>
            <w:szCs w:val="24"/>
            <w:shd w:val="clear" w:color="auto" w:fill="FFFFFF"/>
          </w:rPr>
          <w:t>HvMKK3</w:t>
        </w:r>
        <w:r>
          <w:rPr>
            <w:i/>
            <w:iCs/>
            <w:color w:val="000000"/>
            <w:szCs w:val="24"/>
            <w:shd w:val="clear" w:color="auto" w:fill="FFFFFF"/>
          </w:rPr>
          <w:t xml:space="preserve"> </w:t>
        </w:r>
        <w:r>
          <w:rPr>
            <w:color w:val="000000"/>
            <w:szCs w:val="24"/>
            <w:shd w:val="clear" w:color="auto" w:fill="FFFFFF"/>
          </w:rPr>
          <w:t>that breaking the linkage would take an extreme</w:t>
        </w:r>
      </w:ins>
      <w:ins w:id="1594" w:author="Travis Edward Rooney" w:date="2022-02-27T14:14:00Z">
        <w:r>
          <w:rPr>
            <w:color w:val="000000"/>
            <w:szCs w:val="24"/>
            <w:shd w:val="clear" w:color="auto" w:fill="FFFFFF"/>
          </w:rPr>
          <w:t xml:space="preserve">ly large population size, luck, and a concerted effort. From the same perspective, </w:t>
        </w:r>
      </w:ins>
      <w:ins w:id="1595" w:author="Travis Edward Rooney" w:date="2022-02-27T14:17:00Z">
        <w:r w:rsidR="007619FE">
          <w:rPr>
            <w:color w:val="000000"/>
            <w:szCs w:val="24"/>
            <w:shd w:val="clear" w:color="auto" w:fill="FFFFFF"/>
          </w:rPr>
          <w:t>a</w:t>
        </w:r>
      </w:ins>
      <w:ins w:id="1596" w:author="Travis Edward Rooney" w:date="2022-02-27T14:14:00Z">
        <w:r w:rsidR="007619FE">
          <w:rPr>
            <w:color w:val="000000"/>
            <w:szCs w:val="24"/>
            <w:shd w:val="clear" w:color="auto" w:fill="FFFFFF"/>
          </w:rPr>
          <w:t xml:space="preserve">lleles </w:t>
        </w:r>
      </w:ins>
      <w:ins w:id="1597" w:author="Travis Edward Rooney" w:date="2022-02-27T14:15:00Z">
        <w:r w:rsidR="007619FE">
          <w:rPr>
            <w:color w:val="000000"/>
            <w:szCs w:val="24"/>
            <w:shd w:val="clear" w:color="auto" w:fill="FFFFFF"/>
          </w:rPr>
          <w:t xml:space="preserve">of </w:t>
        </w:r>
        <w:r w:rsidR="007619FE" w:rsidRPr="00890249">
          <w:rPr>
            <w:i/>
            <w:iCs/>
            <w:color w:val="000000"/>
            <w:szCs w:val="24"/>
            <w:shd w:val="clear" w:color="auto" w:fill="FFFFFF"/>
          </w:rPr>
          <w:t>HvMKK3</w:t>
        </w:r>
        <w:r w:rsidR="007619FE">
          <w:rPr>
            <w:i/>
            <w:iCs/>
            <w:color w:val="000000"/>
            <w:szCs w:val="24"/>
            <w:shd w:val="clear" w:color="auto" w:fill="FFFFFF"/>
          </w:rPr>
          <w:t xml:space="preserve"> </w:t>
        </w:r>
        <w:r w:rsidR="007619FE">
          <w:rPr>
            <w:color w:val="000000"/>
            <w:szCs w:val="24"/>
            <w:shd w:val="clear" w:color="auto" w:fill="FFFFFF"/>
          </w:rPr>
          <w:t>that are shown to be compatible with PHS resistance, MKK3</w:t>
        </w:r>
        <w:r w:rsidR="007619FE">
          <w:rPr>
            <w:color w:val="000000"/>
            <w:szCs w:val="24"/>
            <w:shd w:val="clear" w:color="auto" w:fill="FFFFFF"/>
            <w:vertAlign w:val="subscript"/>
          </w:rPr>
          <w:t>D</w:t>
        </w:r>
        <w:r w:rsidR="007619FE">
          <w:rPr>
            <w:color w:val="000000"/>
            <w:szCs w:val="24"/>
            <w:shd w:val="clear" w:color="auto" w:fill="FFFFFF"/>
          </w:rPr>
          <w:t xml:space="preserve"> and MKK3</w:t>
        </w:r>
        <w:r w:rsidR="007619FE">
          <w:rPr>
            <w:color w:val="000000"/>
            <w:szCs w:val="24"/>
            <w:shd w:val="clear" w:color="auto" w:fill="FFFFFF"/>
            <w:vertAlign w:val="subscript"/>
          </w:rPr>
          <w:t>N</w:t>
        </w:r>
      </w:ins>
      <w:ins w:id="1598" w:author="Travis Edward Rooney" w:date="2022-02-27T14:17:00Z">
        <w:r w:rsidR="007619FE">
          <w:rPr>
            <w:color w:val="000000"/>
            <w:szCs w:val="24"/>
            <w:shd w:val="clear" w:color="auto" w:fill="FFFFFF"/>
          </w:rPr>
          <w:t xml:space="preserve">, </w:t>
        </w:r>
      </w:ins>
      <w:ins w:id="1599" w:author="Travis Edward Rooney" w:date="2022-02-27T14:16:00Z">
        <w:r w:rsidR="007619FE">
          <w:rPr>
            <w:color w:val="000000"/>
            <w:szCs w:val="24"/>
            <w:shd w:val="clear" w:color="auto" w:fill="FFFFFF"/>
          </w:rPr>
          <w:t>do have significant correlations to</w:t>
        </w:r>
      </w:ins>
      <w:ins w:id="1600" w:author="Travis Edward Rooney" w:date="2022-02-27T14:17:00Z">
        <w:r w:rsidR="007619FE">
          <w:rPr>
            <w:color w:val="000000"/>
            <w:szCs w:val="24"/>
            <w:shd w:val="clear" w:color="auto" w:fill="FFFFFF"/>
          </w:rPr>
          <w:t xml:space="preserve"> germination traits, both at TP1 (PHS resistance measure) and somewhere around the time of malting (47 to 110 days post PM</w:t>
        </w:r>
      </w:ins>
      <w:ins w:id="1601" w:author="Travis Edward Rooney" w:date="2022-02-27T14:18:00Z">
        <w:r w:rsidR="007619FE">
          <w:rPr>
            <w:color w:val="000000"/>
            <w:szCs w:val="24"/>
            <w:shd w:val="clear" w:color="auto" w:fill="FFFFFF"/>
          </w:rPr>
          <w:t>)</w:t>
        </w:r>
      </w:ins>
      <w:ins w:id="1602" w:author="Travis Edward Rooney" w:date="2022-02-27T14:19:00Z">
        <w:r w:rsidR="007619FE">
          <w:rPr>
            <w:color w:val="000000"/>
            <w:szCs w:val="24"/>
            <w:shd w:val="clear" w:color="auto" w:fill="FFFFFF"/>
          </w:rPr>
          <w:t xml:space="preserve"> and so GI at various times may be suitable for making selections </w:t>
        </w:r>
      </w:ins>
      <w:ins w:id="1603" w:author="Travis Edward Rooney" w:date="2022-02-27T14:20:00Z">
        <w:r w:rsidR="00857043">
          <w:rPr>
            <w:color w:val="000000"/>
            <w:szCs w:val="24"/>
            <w:shd w:val="clear" w:color="auto" w:fill="FFFFFF"/>
          </w:rPr>
          <w:t>in some cases. Correlations can be deceptive</w:t>
        </w:r>
      </w:ins>
      <w:ins w:id="1604" w:author="Travis Edward Rooney" w:date="2022-02-27T15:02:00Z">
        <w:r w:rsidR="00AF24B0">
          <w:rPr>
            <w:color w:val="000000"/>
            <w:szCs w:val="24"/>
            <w:shd w:val="clear" w:color="auto" w:fill="FFFFFF"/>
          </w:rPr>
          <w:t xml:space="preserve"> </w:t>
        </w:r>
      </w:ins>
      <w:ins w:id="1605" w:author="Travis Edward Rooney" w:date="2022-02-27T14:20:00Z">
        <w:r w:rsidR="00857043">
          <w:rPr>
            <w:color w:val="000000"/>
            <w:szCs w:val="24"/>
            <w:shd w:val="clear" w:color="auto" w:fill="FFFFFF"/>
          </w:rPr>
          <w:t>however</w:t>
        </w:r>
      </w:ins>
      <w:ins w:id="1606" w:author="Travis Edward Rooney" w:date="2022-02-27T15:02:00Z">
        <w:r w:rsidR="00AF24B0">
          <w:rPr>
            <w:color w:val="000000"/>
            <w:szCs w:val="24"/>
            <w:shd w:val="clear" w:color="auto" w:fill="FFFFFF"/>
          </w:rPr>
          <w:t xml:space="preserve">, especially </w:t>
        </w:r>
      </w:ins>
      <w:ins w:id="1607" w:author="Travis Edward Rooney" w:date="2022-02-27T14:20:00Z">
        <w:r w:rsidR="00857043">
          <w:rPr>
            <w:color w:val="000000"/>
            <w:szCs w:val="24"/>
            <w:shd w:val="clear" w:color="auto" w:fill="FFFFFF"/>
          </w:rPr>
          <w:t xml:space="preserve">since the malting quality trait </w:t>
        </w:r>
      </w:ins>
      <w:ins w:id="1608" w:author="Travis Edward Rooney" w:date="2022-02-27T15:02:00Z">
        <w:r w:rsidR="00AF24B0">
          <w:rPr>
            <w:color w:val="000000"/>
            <w:szCs w:val="24"/>
            <w:shd w:val="clear" w:color="auto" w:fill="FFFFFF"/>
          </w:rPr>
          <w:t xml:space="preserve">goals </w:t>
        </w:r>
      </w:ins>
      <w:ins w:id="1609" w:author="Travis Edward Rooney" w:date="2022-02-27T14:20:00Z">
        <w:r w:rsidR="00857043">
          <w:rPr>
            <w:color w:val="000000"/>
            <w:szCs w:val="24"/>
            <w:shd w:val="clear" w:color="auto" w:fill="FFFFFF"/>
          </w:rPr>
          <w:t xml:space="preserve">are </w:t>
        </w:r>
      </w:ins>
      <w:ins w:id="1610" w:author="Travis Edward Rooney" w:date="2022-02-27T14:21:00Z">
        <w:r w:rsidR="00857043">
          <w:rPr>
            <w:color w:val="000000"/>
            <w:szCs w:val="24"/>
            <w:shd w:val="clear" w:color="auto" w:fill="FFFFFF"/>
          </w:rPr>
          <w:t xml:space="preserve">related to absolute </w:t>
        </w:r>
      </w:ins>
      <w:ins w:id="1611" w:author="Travis Edward Rooney" w:date="2022-02-27T14:27:00Z">
        <w:r w:rsidR="00D730E6">
          <w:rPr>
            <w:color w:val="000000"/>
            <w:szCs w:val="24"/>
            <w:shd w:val="clear" w:color="auto" w:fill="FFFFFF"/>
          </w:rPr>
          <w:t>ranges rather than vague goals of increased or decre</w:t>
        </w:r>
      </w:ins>
      <w:ins w:id="1612" w:author="Travis Edward Rooney" w:date="2022-02-27T14:31:00Z">
        <w:r w:rsidR="00090A6C">
          <w:rPr>
            <w:color w:val="000000"/>
            <w:szCs w:val="24"/>
            <w:shd w:val="clear" w:color="auto" w:fill="FFFFFF"/>
          </w:rPr>
          <w:t>a</w:t>
        </w:r>
      </w:ins>
      <w:ins w:id="1613" w:author="Travis Edward Rooney" w:date="2022-02-27T14:27:00Z">
        <w:r w:rsidR="00D730E6">
          <w:rPr>
            <w:color w:val="000000"/>
            <w:szCs w:val="24"/>
            <w:shd w:val="clear" w:color="auto" w:fill="FFFFFF"/>
          </w:rPr>
          <w:t>sed values</w:t>
        </w:r>
      </w:ins>
      <w:ins w:id="1614" w:author="Travis Edward Rooney" w:date="2022-02-27T15:03:00Z">
        <w:r w:rsidR="00AF24B0">
          <w:rPr>
            <w:color w:val="000000"/>
            <w:szCs w:val="24"/>
            <w:shd w:val="clear" w:color="auto" w:fill="FFFFFF"/>
          </w:rPr>
          <w:t xml:space="preserve">. </w:t>
        </w:r>
      </w:ins>
      <w:ins w:id="1615" w:author="Travis Edward Rooney" w:date="2022-02-27T14:46:00Z">
        <w:r w:rsidR="00BC6BB3">
          <w:rPr>
            <w:color w:val="000000"/>
            <w:szCs w:val="24"/>
            <w:shd w:val="clear" w:color="auto" w:fill="FFFFFF"/>
          </w:rPr>
          <w:t>It</w:t>
        </w:r>
      </w:ins>
      <w:ins w:id="1616" w:author="Travis Edward Rooney" w:date="2022-02-27T14:28:00Z">
        <w:r w:rsidR="00D730E6">
          <w:rPr>
            <w:color w:val="000000"/>
            <w:szCs w:val="24"/>
            <w:shd w:val="clear" w:color="auto" w:fill="FFFFFF"/>
          </w:rPr>
          <w:t xml:space="preserve"> is helpful to look at these values in </w:t>
        </w:r>
      </w:ins>
      <w:ins w:id="1617" w:author="Travis Edward Rooney" w:date="2022-02-27T14:31:00Z">
        <w:r w:rsidR="00090A6C">
          <w:rPr>
            <w:color w:val="000000"/>
            <w:szCs w:val="24"/>
            <w:shd w:val="clear" w:color="auto" w:fill="FFFFFF"/>
          </w:rPr>
          <w:t>relation</w:t>
        </w:r>
      </w:ins>
      <w:ins w:id="1618" w:author="Travis Edward Rooney" w:date="2022-02-27T14:28:00Z">
        <w:r w:rsidR="00D730E6">
          <w:rPr>
            <w:color w:val="000000"/>
            <w:szCs w:val="24"/>
            <w:shd w:val="clear" w:color="auto" w:fill="FFFFFF"/>
          </w:rPr>
          <w:t xml:space="preserve"> to the AMBA malting barley breeding targets</w:t>
        </w:r>
      </w:ins>
      <w:ins w:id="1619" w:author="Travis Edward Rooney" w:date="2022-02-27T14:31:00Z">
        <w:r w:rsidR="00090A6C">
          <w:rPr>
            <w:color w:val="000000"/>
            <w:szCs w:val="24"/>
            <w:shd w:val="clear" w:color="auto" w:fill="FFFFFF"/>
          </w:rPr>
          <w:t xml:space="preserve"> (</w:t>
        </w:r>
      </w:ins>
      <w:ins w:id="1620" w:author="Travis Edward Rooney" w:date="2022-02-27T14:32:00Z">
        <w:r w:rsidR="000F1B1C">
          <w:rPr>
            <w:color w:val="000000"/>
            <w:szCs w:val="24"/>
            <w:shd w:val="clear" w:color="auto" w:fill="FFFFFF"/>
          </w:rPr>
          <w:t>F</w:t>
        </w:r>
      </w:ins>
      <w:ins w:id="1621" w:author="Travis Edward Rooney" w:date="2022-02-27T14:31:00Z">
        <w:r w:rsidR="00090A6C">
          <w:rPr>
            <w:color w:val="000000"/>
            <w:szCs w:val="24"/>
            <w:shd w:val="clear" w:color="auto" w:fill="FFFFFF"/>
          </w:rPr>
          <w:t>igure 4)</w:t>
        </w:r>
      </w:ins>
      <w:ins w:id="1622" w:author="Travis Edward Rooney" w:date="2022-02-27T14:32:00Z">
        <w:r w:rsidR="000F1B1C">
          <w:rPr>
            <w:color w:val="000000"/>
            <w:szCs w:val="24"/>
            <w:shd w:val="clear" w:color="auto" w:fill="FFFFFF"/>
          </w:rPr>
          <w:t>.</w:t>
        </w:r>
      </w:ins>
      <w:ins w:id="1623" w:author="Travis Edward Rooney" w:date="2022-02-27T14:36:00Z">
        <w:r w:rsidR="00465405">
          <w:rPr>
            <w:color w:val="000000"/>
            <w:szCs w:val="24"/>
            <w:shd w:val="clear" w:color="auto" w:fill="FFFFFF"/>
          </w:rPr>
          <w:t xml:space="preserve"> Examination of th</w:t>
        </w:r>
      </w:ins>
      <w:ins w:id="1624" w:author="Travis Edward Rooney" w:date="2022-02-27T14:37:00Z">
        <w:r w:rsidR="00465405">
          <w:rPr>
            <w:color w:val="000000"/>
            <w:szCs w:val="24"/>
            <w:shd w:val="clear" w:color="auto" w:fill="FFFFFF"/>
          </w:rPr>
          <w:t>is is informative. The MKK3</w:t>
        </w:r>
        <w:r w:rsidR="00465405">
          <w:rPr>
            <w:color w:val="000000"/>
            <w:szCs w:val="24"/>
            <w:shd w:val="clear" w:color="auto" w:fill="FFFFFF"/>
            <w:vertAlign w:val="subscript"/>
          </w:rPr>
          <w:t>N*</w:t>
        </w:r>
        <w:r w:rsidR="00465405">
          <w:rPr>
            <w:color w:val="000000"/>
            <w:szCs w:val="24"/>
            <w:shd w:val="clear" w:color="auto" w:fill="FFFFFF"/>
          </w:rPr>
          <w:t xml:space="preserve"> appears to be more associated with a trait profil</w:t>
        </w:r>
      </w:ins>
      <w:ins w:id="1625" w:author="Travis Edward Rooney" w:date="2022-02-27T14:38:00Z">
        <w:r w:rsidR="00465405">
          <w:rPr>
            <w:color w:val="000000"/>
            <w:szCs w:val="24"/>
            <w:shd w:val="clear" w:color="auto" w:fill="FFFFFF"/>
          </w:rPr>
          <w:t>e for adjunct brewing, while the other alleles more generally fall into the all-malt categories, especially for those traits that are seen to have a high correlation with the germination traits</w:t>
        </w:r>
      </w:ins>
      <w:ins w:id="1626" w:author="Travis Edward Rooney" w:date="2022-02-27T14:39:00Z">
        <w:r w:rsidR="00465405">
          <w:rPr>
            <w:color w:val="000000"/>
            <w:szCs w:val="24"/>
            <w:shd w:val="clear" w:color="auto" w:fill="FFFFFF"/>
          </w:rPr>
          <w:t xml:space="preserve">. However, for both these </w:t>
        </w:r>
        <w:r w:rsidR="008E3176">
          <w:rPr>
            <w:color w:val="000000"/>
            <w:szCs w:val="24"/>
            <w:shd w:val="clear" w:color="auto" w:fill="FFFFFF"/>
          </w:rPr>
          <w:t>categories</w:t>
        </w:r>
        <w:r w:rsidR="00465405">
          <w:rPr>
            <w:color w:val="000000"/>
            <w:szCs w:val="24"/>
            <w:shd w:val="clear" w:color="auto" w:fill="FFFFFF"/>
          </w:rPr>
          <w:t xml:space="preserve"> there are </w:t>
        </w:r>
        <w:r w:rsidR="008E3176">
          <w:rPr>
            <w:color w:val="000000"/>
            <w:szCs w:val="24"/>
            <w:shd w:val="clear" w:color="auto" w:fill="FFFFFF"/>
          </w:rPr>
          <w:t>taxa</w:t>
        </w:r>
        <w:r w:rsidR="00465405">
          <w:rPr>
            <w:color w:val="000000"/>
            <w:szCs w:val="24"/>
            <w:shd w:val="clear" w:color="auto" w:fill="FFFFFF"/>
          </w:rPr>
          <w:t xml:space="preserve"> that me</w:t>
        </w:r>
        <w:r w:rsidR="008E3176">
          <w:rPr>
            <w:color w:val="000000"/>
            <w:szCs w:val="24"/>
            <w:shd w:val="clear" w:color="auto" w:fill="FFFFFF"/>
          </w:rPr>
          <w:t xml:space="preserve">et the guidelines </w:t>
        </w:r>
      </w:ins>
      <w:ins w:id="1627" w:author="Travis Edward Rooney" w:date="2022-02-27T14:40:00Z">
        <w:r w:rsidR="008E3176">
          <w:rPr>
            <w:color w:val="000000"/>
            <w:szCs w:val="24"/>
            <w:shd w:val="clear" w:color="auto" w:fill="FFFFFF"/>
          </w:rPr>
          <w:t xml:space="preserve">with any allele. The </w:t>
        </w:r>
      </w:ins>
      <w:ins w:id="1628" w:author="Travis Edward Rooney" w:date="2022-02-27T14:41:00Z">
        <w:r w:rsidR="008E3176">
          <w:rPr>
            <w:color w:val="000000"/>
            <w:szCs w:val="24"/>
            <w:shd w:val="clear" w:color="auto" w:fill="FFFFFF"/>
          </w:rPr>
          <w:t>exception</w:t>
        </w:r>
      </w:ins>
      <w:ins w:id="1629" w:author="Travis Edward Rooney" w:date="2022-02-27T14:40:00Z">
        <w:r w:rsidR="008E3176">
          <w:rPr>
            <w:color w:val="000000"/>
            <w:szCs w:val="24"/>
            <w:shd w:val="clear" w:color="auto" w:fill="FFFFFF"/>
          </w:rPr>
          <w:t xml:space="preserve"> to this is BG, which was inflated for all </w:t>
        </w:r>
      </w:ins>
      <w:ins w:id="1630" w:author="Travis Edward Rooney" w:date="2022-02-27T15:03:00Z">
        <w:r w:rsidR="00AF24B0">
          <w:rPr>
            <w:color w:val="000000"/>
            <w:szCs w:val="24"/>
            <w:shd w:val="clear" w:color="auto" w:fill="FFFFFF"/>
          </w:rPr>
          <w:t>alleles</w:t>
        </w:r>
      </w:ins>
      <w:ins w:id="1631" w:author="Travis Edward Rooney" w:date="2022-02-27T14:41:00Z">
        <w:r w:rsidR="008E3176">
          <w:rPr>
            <w:color w:val="000000"/>
            <w:szCs w:val="24"/>
            <w:shd w:val="clear" w:color="auto" w:fill="FFFFFF"/>
          </w:rPr>
          <w:t xml:space="preserve">. </w:t>
        </w:r>
      </w:ins>
      <w:ins w:id="1632" w:author="Travis Edward Rooney" w:date="2022-02-27T14:42:00Z">
        <w:r w:rsidR="008E3176">
          <w:rPr>
            <w:color w:val="000000"/>
            <w:szCs w:val="24"/>
            <w:shd w:val="clear" w:color="auto" w:fill="FFFFFF"/>
          </w:rPr>
          <w:t>Studies recently published from this lab indicate that the MKK3</w:t>
        </w:r>
        <w:r w:rsidR="008E3176">
          <w:rPr>
            <w:color w:val="000000"/>
            <w:szCs w:val="24"/>
            <w:shd w:val="clear" w:color="auto" w:fill="FFFFFF"/>
            <w:vertAlign w:val="subscript"/>
          </w:rPr>
          <w:t>N*</w:t>
        </w:r>
        <w:r w:rsidR="008E3176">
          <w:rPr>
            <w:color w:val="000000"/>
            <w:szCs w:val="24"/>
            <w:shd w:val="clear" w:color="auto" w:fill="FFFFFF"/>
          </w:rPr>
          <w:t xml:space="preserve"> was enriched in Canadian and western US breeding programs targeted for </w:t>
        </w:r>
      </w:ins>
      <w:ins w:id="1633" w:author="Travis Edward Rooney" w:date="2022-02-27T14:43:00Z">
        <w:r w:rsidR="008E3176">
          <w:rPr>
            <w:color w:val="000000"/>
            <w:szCs w:val="24"/>
            <w:shd w:val="clear" w:color="auto" w:fill="FFFFFF"/>
          </w:rPr>
          <w:t xml:space="preserve">adjunct </w:t>
        </w:r>
      </w:ins>
      <w:ins w:id="1634" w:author="Travis Edward Rooney" w:date="2022-02-27T14:42:00Z">
        <w:r w:rsidR="008E3176">
          <w:rPr>
            <w:color w:val="000000"/>
            <w:szCs w:val="24"/>
            <w:shd w:val="clear" w:color="auto" w:fill="FFFFFF"/>
          </w:rPr>
          <w:t xml:space="preserve">malting quality. The result </w:t>
        </w:r>
      </w:ins>
      <w:ins w:id="1635" w:author="Travis Edward Rooney" w:date="2022-02-27T14:43:00Z">
        <w:r w:rsidR="008E3176">
          <w:rPr>
            <w:color w:val="000000"/>
            <w:szCs w:val="24"/>
            <w:shd w:val="clear" w:color="auto" w:fill="FFFFFF"/>
          </w:rPr>
          <w:t>corroborates</w:t>
        </w:r>
      </w:ins>
      <w:ins w:id="1636" w:author="Travis Edward Rooney" w:date="2022-02-27T14:42:00Z">
        <w:r w:rsidR="008E3176">
          <w:rPr>
            <w:color w:val="000000"/>
            <w:szCs w:val="24"/>
            <w:shd w:val="clear" w:color="auto" w:fill="FFFFFF"/>
          </w:rPr>
          <w:t xml:space="preserve"> t</w:t>
        </w:r>
      </w:ins>
      <w:ins w:id="1637" w:author="Travis Edward Rooney" w:date="2022-02-27T14:43:00Z">
        <w:r w:rsidR="008E3176">
          <w:rPr>
            <w:color w:val="000000"/>
            <w:szCs w:val="24"/>
            <w:shd w:val="clear" w:color="auto" w:fill="FFFFFF"/>
          </w:rPr>
          <w:t xml:space="preserve">his and give an indication as to why those programs are enriched for this allele: it generally produces a line with a higher chance of meeting the adjunct style </w:t>
        </w:r>
      </w:ins>
      <w:ins w:id="1638" w:author="Travis Edward Rooney" w:date="2022-02-27T14:44:00Z">
        <w:r w:rsidR="008E3176">
          <w:rPr>
            <w:color w:val="000000"/>
            <w:szCs w:val="24"/>
            <w:shd w:val="clear" w:color="auto" w:fill="FFFFFF"/>
          </w:rPr>
          <w:t>malting quality guidelines, especially for AA, FAN</w:t>
        </w:r>
      </w:ins>
      <w:ins w:id="1639" w:author="Travis Edward Rooney" w:date="2022-02-27T14:45:00Z">
        <w:r w:rsidR="008E3176">
          <w:rPr>
            <w:color w:val="000000"/>
            <w:szCs w:val="24"/>
            <w:shd w:val="clear" w:color="auto" w:fill="FFFFFF"/>
          </w:rPr>
          <w:t>,</w:t>
        </w:r>
      </w:ins>
      <w:ins w:id="1640" w:author="Travis Edward Rooney" w:date="2022-02-27T14:44:00Z">
        <w:r w:rsidR="008E3176">
          <w:rPr>
            <w:color w:val="000000"/>
            <w:szCs w:val="24"/>
            <w:shd w:val="clear" w:color="auto" w:fill="FFFFFF"/>
          </w:rPr>
          <w:t xml:space="preserve"> and SP. Whether this is due to causation is, again, more than this study can answer</w:t>
        </w:r>
      </w:ins>
      <w:ins w:id="1641" w:author="Travis Edward Rooney" w:date="2022-02-27T14:59:00Z">
        <w:r w:rsidR="00865048">
          <w:rPr>
            <w:color w:val="000000"/>
            <w:szCs w:val="24"/>
            <w:shd w:val="clear" w:color="auto" w:fill="FFFFFF"/>
          </w:rPr>
          <w:t xml:space="preserve">, but results strongly implicate pleiotropy </w:t>
        </w:r>
      </w:ins>
      <w:ins w:id="1642" w:author="Travis Edward Rooney" w:date="2022-02-27T15:00:00Z">
        <w:r w:rsidR="00865048">
          <w:rPr>
            <w:color w:val="000000"/>
            <w:szCs w:val="24"/>
            <w:shd w:val="clear" w:color="auto" w:fill="FFFFFF"/>
          </w:rPr>
          <w:t xml:space="preserve">of </w:t>
        </w:r>
        <w:r w:rsidR="00865048">
          <w:rPr>
            <w:i/>
            <w:iCs/>
            <w:color w:val="000000"/>
            <w:szCs w:val="24"/>
            <w:shd w:val="clear" w:color="auto" w:fill="FFFFFF"/>
          </w:rPr>
          <w:t xml:space="preserve">HvMKK3 </w:t>
        </w:r>
        <w:r w:rsidR="00865048">
          <w:rPr>
            <w:color w:val="000000"/>
            <w:szCs w:val="24"/>
            <w:shd w:val="clear" w:color="auto" w:fill="FFFFFF"/>
          </w:rPr>
          <w:t xml:space="preserve">leading to the classic, sought-after, Canadian style adjunct malt. </w:t>
        </w:r>
      </w:ins>
    </w:p>
    <w:p w14:paraId="51C5B365" w14:textId="79528CEC" w:rsidR="00857043" w:rsidRDefault="00BC6BB3" w:rsidP="00272347">
      <w:pPr>
        <w:pStyle w:val="Authors"/>
        <w:spacing w:line="276" w:lineRule="auto"/>
        <w:jc w:val="left"/>
        <w:rPr>
          <w:ins w:id="1643" w:author="Travis Edward Rooney" w:date="2022-02-27T14:59:00Z"/>
          <w:color w:val="000000"/>
          <w:szCs w:val="24"/>
          <w:shd w:val="clear" w:color="auto" w:fill="FFFFFF"/>
        </w:rPr>
      </w:pPr>
      <w:ins w:id="1644" w:author="Travis Edward Rooney" w:date="2022-02-27T14:45:00Z">
        <w:r>
          <w:rPr>
            <w:color w:val="000000"/>
            <w:szCs w:val="24"/>
            <w:shd w:val="clear" w:color="auto" w:fill="FFFFFF"/>
          </w:rPr>
          <w:t>This work was undertaken in the context of expanding malting barley acreage to novel areas and answer</w:t>
        </w:r>
      </w:ins>
      <w:ins w:id="1645" w:author="Travis Edward Rooney" w:date="2022-02-27T14:47:00Z">
        <w:r>
          <w:rPr>
            <w:color w:val="000000"/>
            <w:szCs w:val="24"/>
            <w:shd w:val="clear" w:color="auto" w:fill="FFFFFF"/>
          </w:rPr>
          <w:t>ing</w:t>
        </w:r>
      </w:ins>
      <w:ins w:id="1646" w:author="Travis Edward Rooney" w:date="2022-02-27T14:45:00Z">
        <w:r>
          <w:rPr>
            <w:color w:val="000000"/>
            <w:szCs w:val="24"/>
            <w:shd w:val="clear" w:color="auto" w:fill="FFFFFF"/>
          </w:rPr>
          <w:t xml:space="preserve"> questions on the </w:t>
        </w:r>
      </w:ins>
      <w:ins w:id="1647" w:author="Travis Edward Rooney" w:date="2022-02-27T14:46:00Z">
        <w:r>
          <w:rPr>
            <w:color w:val="000000"/>
            <w:szCs w:val="24"/>
            <w:shd w:val="clear" w:color="auto" w:fill="FFFFFF"/>
          </w:rPr>
          <w:t xml:space="preserve">relationship between </w:t>
        </w:r>
      </w:ins>
      <w:ins w:id="1648" w:author="Travis Edward Rooney" w:date="2022-02-27T14:47:00Z">
        <w:r>
          <w:rPr>
            <w:color w:val="000000"/>
            <w:szCs w:val="24"/>
            <w:shd w:val="clear" w:color="auto" w:fill="FFFFFF"/>
          </w:rPr>
          <w:t xml:space="preserve">PHS resistance </w:t>
        </w:r>
      </w:ins>
      <w:ins w:id="1649" w:author="Travis Edward Rooney" w:date="2022-02-27T14:48:00Z">
        <w:r>
          <w:rPr>
            <w:color w:val="000000"/>
            <w:szCs w:val="24"/>
            <w:shd w:val="clear" w:color="auto" w:fill="FFFFFF"/>
          </w:rPr>
          <w:t>malting quality. We have answered the latter question</w:t>
        </w:r>
      </w:ins>
      <w:ins w:id="1650" w:author="Travis Edward Rooney" w:date="2022-02-27T14:49:00Z">
        <w:r>
          <w:rPr>
            <w:color w:val="000000"/>
            <w:szCs w:val="24"/>
            <w:shd w:val="clear" w:color="auto" w:fill="FFFFFF"/>
          </w:rPr>
          <w:t>; there are strong relationships between some malting quality traits and PHS resistance</w:t>
        </w:r>
      </w:ins>
      <w:ins w:id="1651" w:author="Travis Edward Rooney" w:date="2022-02-27T15:04:00Z">
        <w:r w:rsidR="00AF24B0">
          <w:rPr>
            <w:color w:val="000000"/>
            <w:szCs w:val="24"/>
            <w:shd w:val="clear" w:color="auto" w:fill="FFFFFF"/>
          </w:rPr>
          <w:t xml:space="preserve">, more than what is caused by a the </w:t>
        </w:r>
        <w:r w:rsidR="00AF24B0">
          <w:rPr>
            <w:i/>
            <w:iCs/>
            <w:color w:val="000000"/>
            <w:szCs w:val="24"/>
            <w:shd w:val="clear" w:color="auto" w:fill="FFFFFF"/>
          </w:rPr>
          <w:t>HvM</w:t>
        </w:r>
      </w:ins>
      <w:ins w:id="1652" w:author="Travis Edward Rooney" w:date="2022-02-27T15:05:00Z">
        <w:r w:rsidR="00AF24B0">
          <w:rPr>
            <w:i/>
            <w:iCs/>
            <w:color w:val="000000"/>
            <w:szCs w:val="24"/>
            <w:shd w:val="clear" w:color="auto" w:fill="FFFFFF"/>
          </w:rPr>
          <w:t xml:space="preserve">KK3 </w:t>
        </w:r>
        <w:r w:rsidR="00AF24B0">
          <w:rPr>
            <w:color w:val="000000"/>
            <w:szCs w:val="24"/>
            <w:shd w:val="clear" w:color="auto" w:fill="FFFFFF"/>
          </w:rPr>
          <w:t>allele</w:t>
        </w:r>
      </w:ins>
      <w:ins w:id="1653" w:author="Travis Edward Rooney" w:date="2022-02-27T15:06:00Z">
        <w:r w:rsidR="00AF24B0">
          <w:rPr>
            <w:color w:val="000000"/>
            <w:szCs w:val="24"/>
            <w:shd w:val="clear" w:color="auto" w:fill="FFFFFF"/>
          </w:rPr>
          <w:t>,</w:t>
        </w:r>
      </w:ins>
      <w:ins w:id="1654" w:author="Travis Edward Rooney" w:date="2022-02-27T15:05:00Z">
        <w:r w:rsidR="00AF24B0">
          <w:rPr>
            <w:color w:val="000000"/>
            <w:szCs w:val="24"/>
            <w:shd w:val="clear" w:color="auto" w:fill="FFFFFF"/>
          </w:rPr>
          <w:t xml:space="preserve"> as the correlations are still significant upon </w:t>
        </w:r>
      </w:ins>
      <w:ins w:id="1655" w:author="Travis Edward Rooney" w:date="2022-02-27T15:06:00Z">
        <w:r w:rsidR="00AF24B0">
          <w:rPr>
            <w:color w:val="000000"/>
            <w:szCs w:val="24"/>
            <w:shd w:val="clear" w:color="auto" w:fill="FFFFFF"/>
          </w:rPr>
          <w:t>sub setting</w:t>
        </w:r>
      </w:ins>
      <w:ins w:id="1656" w:author="Travis Edward Rooney" w:date="2022-02-27T15:05:00Z">
        <w:r w:rsidR="00AF24B0">
          <w:rPr>
            <w:color w:val="000000"/>
            <w:szCs w:val="24"/>
            <w:shd w:val="clear" w:color="auto" w:fill="FFFFFF"/>
          </w:rPr>
          <w:t xml:space="preserve"> to individual alleles </w:t>
        </w:r>
      </w:ins>
      <w:ins w:id="1657" w:author="Travis Edward Rooney" w:date="2022-02-27T15:06:00Z">
        <w:r w:rsidR="00AF24B0">
          <w:rPr>
            <w:color w:val="000000"/>
            <w:szCs w:val="24"/>
            <w:shd w:val="clear" w:color="auto" w:fill="FFFFFF"/>
          </w:rPr>
          <w:t>and</w:t>
        </w:r>
      </w:ins>
      <w:ins w:id="1658" w:author="Travis Edward Rooney" w:date="2022-02-27T15:05:00Z">
        <w:r w:rsidR="00AF24B0">
          <w:rPr>
            <w:color w:val="000000"/>
            <w:szCs w:val="24"/>
            <w:shd w:val="clear" w:color="auto" w:fill="FFFFFF"/>
          </w:rPr>
          <w:t xml:space="preserve"> </w:t>
        </w:r>
      </w:ins>
      <w:ins w:id="1659" w:author="Travis Edward Rooney" w:date="2022-02-27T15:06:00Z">
        <w:r w:rsidR="00AF24B0">
          <w:rPr>
            <w:color w:val="000000"/>
            <w:szCs w:val="24"/>
            <w:shd w:val="clear" w:color="auto" w:fill="FFFFFF"/>
          </w:rPr>
          <w:t>performing</w:t>
        </w:r>
      </w:ins>
      <w:ins w:id="1660" w:author="Travis Edward Rooney" w:date="2022-02-27T15:05:00Z">
        <w:r w:rsidR="00AF24B0">
          <w:rPr>
            <w:color w:val="000000"/>
            <w:szCs w:val="24"/>
            <w:shd w:val="clear" w:color="auto" w:fill="FFFFFF"/>
          </w:rPr>
          <w:t xml:space="preserve"> correlations</w:t>
        </w:r>
      </w:ins>
      <w:ins w:id="1661" w:author="Travis Edward Rooney" w:date="2022-02-27T14:49:00Z">
        <w:r>
          <w:rPr>
            <w:color w:val="000000"/>
            <w:szCs w:val="24"/>
            <w:shd w:val="clear" w:color="auto" w:fill="FFFFFF"/>
          </w:rPr>
          <w:t xml:space="preserve">. The first question has yet to be answered </w:t>
        </w:r>
      </w:ins>
      <w:ins w:id="1662" w:author="Travis Edward Rooney" w:date="2022-02-27T14:51:00Z">
        <w:r w:rsidR="00932CE8">
          <w:rPr>
            <w:color w:val="000000"/>
            <w:szCs w:val="24"/>
            <w:shd w:val="clear" w:color="auto" w:fill="FFFFFF"/>
          </w:rPr>
          <w:t>directly. Areas that are seeing expandin</w:t>
        </w:r>
      </w:ins>
      <w:ins w:id="1663" w:author="Travis Edward Rooney" w:date="2022-02-27T14:52:00Z">
        <w:r w:rsidR="00932CE8">
          <w:rPr>
            <w:color w:val="000000"/>
            <w:szCs w:val="24"/>
            <w:shd w:val="clear" w:color="auto" w:fill="FFFFFF"/>
          </w:rPr>
          <w:t>g</w:t>
        </w:r>
      </w:ins>
      <w:ins w:id="1664" w:author="Travis Edward Rooney" w:date="2022-02-27T14:51:00Z">
        <w:r w:rsidR="00932CE8">
          <w:rPr>
            <w:color w:val="000000"/>
            <w:szCs w:val="24"/>
            <w:shd w:val="clear" w:color="auto" w:fill="FFFFFF"/>
          </w:rPr>
          <w:t xml:space="preserve"> acreage are </w:t>
        </w:r>
      </w:ins>
      <w:ins w:id="1665" w:author="Travis Edward Rooney" w:date="2022-02-27T14:52:00Z">
        <w:r w:rsidR="00932CE8">
          <w:rPr>
            <w:color w:val="000000"/>
            <w:szCs w:val="24"/>
            <w:shd w:val="clear" w:color="auto" w:fill="FFFFFF"/>
          </w:rPr>
          <w:t xml:space="preserve">producing barley for craft malting facilities which themselves feed into craft malting operations, which in general are producing an all-malt style of beer. </w:t>
        </w:r>
      </w:ins>
      <w:ins w:id="1666" w:author="Travis Edward Rooney" w:date="2022-02-27T14:54:00Z">
        <w:r w:rsidR="00932CE8">
          <w:rPr>
            <w:color w:val="000000"/>
            <w:szCs w:val="24"/>
            <w:shd w:val="clear" w:color="auto" w:fill="FFFFFF"/>
          </w:rPr>
          <w:t xml:space="preserve">The areas of expanding acreage are the areas that most urgently need PHS </w:t>
        </w:r>
      </w:ins>
      <w:ins w:id="1667" w:author="Travis Edward Rooney" w:date="2022-02-27T14:55:00Z">
        <w:r w:rsidR="00932CE8">
          <w:rPr>
            <w:color w:val="000000"/>
            <w:szCs w:val="24"/>
            <w:shd w:val="clear" w:color="auto" w:fill="FFFFFF"/>
          </w:rPr>
          <w:t xml:space="preserve">protection within the barley cultivars they produce. </w:t>
        </w:r>
        <w:r w:rsidR="00865048">
          <w:rPr>
            <w:color w:val="000000"/>
            <w:szCs w:val="24"/>
            <w:shd w:val="clear" w:color="auto" w:fill="FFFFFF"/>
          </w:rPr>
          <w:t xml:space="preserve">These results directly inform towards this goal. It is possible to have substantial PHS protection while still </w:t>
        </w:r>
      </w:ins>
      <w:ins w:id="1668" w:author="Travis Edward Rooney" w:date="2022-02-27T14:56:00Z">
        <w:r w:rsidR="00865048">
          <w:rPr>
            <w:color w:val="000000"/>
            <w:szCs w:val="24"/>
            <w:shd w:val="clear" w:color="auto" w:fill="FFFFFF"/>
          </w:rPr>
          <w:t>having the potential to produce high quality malt as early as 47 days post PM</w:t>
        </w:r>
      </w:ins>
      <w:ins w:id="1669" w:author="Travis Edward Rooney" w:date="2022-02-27T15:07:00Z">
        <w:r w:rsidR="00D66324">
          <w:rPr>
            <w:color w:val="000000"/>
            <w:szCs w:val="24"/>
            <w:shd w:val="clear" w:color="auto" w:fill="FFFFFF"/>
          </w:rPr>
          <w:t xml:space="preserve"> (see dissertation)</w:t>
        </w:r>
      </w:ins>
      <w:ins w:id="1670" w:author="Travis Edward Rooney" w:date="2022-02-27T14:56:00Z">
        <w:r w:rsidR="00865048">
          <w:rPr>
            <w:color w:val="000000"/>
            <w:szCs w:val="24"/>
            <w:shd w:val="clear" w:color="auto" w:fill="FFFFFF"/>
          </w:rPr>
          <w:t xml:space="preserve">, which certainly does not </w:t>
        </w:r>
      </w:ins>
      <w:ins w:id="1671" w:author="Travis Edward Rooney" w:date="2022-02-27T14:57:00Z">
        <w:r w:rsidR="00865048">
          <w:rPr>
            <w:color w:val="000000"/>
            <w:szCs w:val="24"/>
            <w:shd w:val="clear" w:color="auto" w:fill="FFFFFF"/>
          </w:rPr>
          <w:t xml:space="preserve">introduce any burdensome storage </w:t>
        </w:r>
      </w:ins>
      <w:ins w:id="1672" w:author="Travis Edward Rooney" w:date="2022-02-27T15:07:00Z">
        <w:r w:rsidR="00D66324">
          <w:rPr>
            <w:color w:val="000000"/>
            <w:szCs w:val="24"/>
            <w:shd w:val="clear" w:color="auto" w:fill="FFFFFF"/>
          </w:rPr>
          <w:t xml:space="preserve">time </w:t>
        </w:r>
      </w:ins>
      <w:ins w:id="1673" w:author="Travis Edward Rooney" w:date="2022-02-27T14:57:00Z">
        <w:r w:rsidR="00865048">
          <w:rPr>
            <w:color w:val="000000"/>
            <w:szCs w:val="24"/>
            <w:shd w:val="clear" w:color="auto" w:fill="FFFFFF"/>
          </w:rPr>
          <w:t xml:space="preserve">to break dormancy. Lastly, craft malting operations are, in general, more flexible than the larger scale malting operations that produce </w:t>
        </w:r>
      </w:ins>
      <w:ins w:id="1674" w:author="Travis Edward Rooney" w:date="2022-02-27T14:58:00Z">
        <w:r w:rsidR="00865048">
          <w:rPr>
            <w:color w:val="000000"/>
            <w:szCs w:val="24"/>
            <w:shd w:val="clear" w:color="auto" w:fill="FFFFFF"/>
          </w:rPr>
          <w:t xml:space="preserve">adjunct malt for large brewing companies. This could be taken advantage of in the production of craft malts, as these </w:t>
        </w:r>
      </w:ins>
      <w:ins w:id="1675" w:author="Travis Edward Rooney" w:date="2022-02-27T15:07:00Z">
        <w:r w:rsidR="00D66324">
          <w:rPr>
            <w:color w:val="000000"/>
            <w:szCs w:val="24"/>
            <w:shd w:val="clear" w:color="auto" w:fill="FFFFFF"/>
          </w:rPr>
          <w:t>facilities</w:t>
        </w:r>
      </w:ins>
      <w:ins w:id="1676" w:author="Travis Edward Rooney" w:date="2022-02-27T14:58:00Z">
        <w:r w:rsidR="00865048">
          <w:rPr>
            <w:color w:val="000000"/>
            <w:szCs w:val="24"/>
            <w:shd w:val="clear" w:color="auto" w:fill="FFFFFF"/>
          </w:rPr>
          <w:t xml:space="preserve"> might be more flexible in the production of a malt that can be grown locally, successfully, without </w:t>
        </w:r>
      </w:ins>
      <w:ins w:id="1677" w:author="Travis Edward Rooney" w:date="2022-02-27T14:59:00Z">
        <w:r w:rsidR="00865048">
          <w:rPr>
            <w:color w:val="000000"/>
            <w:szCs w:val="24"/>
            <w:shd w:val="clear" w:color="auto" w:fill="FFFFFF"/>
          </w:rPr>
          <w:t>large risk of PHS.</w:t>
        </w:r>
      </w:ins>
    </w:p>
    <w:p w14:paraId="2BC84601" w14:textId="551F17B5" w:rsidR="00865048" w:rsidRDefault="00865048" w:rsidP="00272347">
      <w:pPr>
        <w:pStyle w:val="Authors"/>
        <w:spacing w:line="276" w:lineRule="auto"/>
        <w:jc w:val="left"/>
        <w:rPr>
          <w:ins w:id="1678" w:author="Travis Edward Rooney" w:date="2022-02-27T14:59:00Z"/>
          <w:color w:val="000000"/>
          <w:szCs w:val="24"/>
          <w:shd w:val="clear" w:color="auto" w:fill="FFFFFF"/>
        </w:rPr>
      </w:pPr>
    </w:p>
    <w:p w14:paraId="24DD56C5" w14:textId="5A567924" w:rsidR="00865048" w:rsidRDefault="00865048" w:rsidP="00272347">
      <w:pPr>
        <w:pStyle w:val="Authors"/>
        <w:spacing w:line="276" w:lineRule="auto"/>
        <w:jc w:val="left"/>
        <w:rPr>
          <w:ins w:id="1679" w:author="Travis Edward Rooney" w:date="2022-02-27T14:59:00Z"/>
          <w:color w:val="000000"/>
          <w:szCs w:val="24"/>
          <w:shd w:val="clear" w:color="auto" w:fill="FFFFFF"/>
        </w:rPr>
      </w:pPr>
    </w:p>
    <w:p w14:paraId="42722F0C" w14:textId="77777777" w:rsidR="00865048" w:rsidRDefault="00865048" w:rsidP="00272347">
      <w:pPr>
        <w:pStyle w:val="Authors"/>
        <w:spacing w:line="276" w:lineRule="auto"/>
        <w:jc w:val="left"/>
        <w:rPr>
          <w:ins w:id="1680" w:author="Travis Edward Rooney" w:date="2022-02-27T14:32:00Z"/>
          <w:color w:val="000000"/>
          <w:szCs w:val="24"/>
          <w:shd w:val="clear" w:color="auto" w:fill="FFFFFF"/>
        </w:rPr>
      </w:pPr>
    </w:p>
    <w:p w14:paraId="7C9B4781" w14:textId="0F859E13" w:rsidR="000F1B1C" w:rsidRPr="00465405" w:rsidRDefault="000F1B1C" w:rsidP="00272347">
      <w:pPr>
        <w:pStyle w:val="Authors"/>
        <w:spacing w:line="276" w:lineRule="auto"/>
        <w:jc w:val="left"/>
        <w:rPr>
          <w:ins w:id="1681" w:author="Travis Edward Rooney" w:date="2022-02-27T14:27:00Z"/>
          <w:color w:val="000000"/>
          <w:szCs w:val="24"/>
          <w:shd w:val="clear" w:color="auto" w:fill="FFFFFF"/>
        </w:rPr>
      </w:pPr>
      <w:ins w:id="1682" w:author="Travis Edward Rooney" w:date="2022-02-27T14:32:00Z">
        <w:r>
          <w:rPr>
            <w:color w:val="000000"/>
            <w:szCs w:val="24"/>
            <w:shd w:val="clear" w:color="auto" w:fill="FFFFFF"/>
          </w:rPr>
          <w:t xml:space="preserve">Figure 4: Malting quality trait values in relationship to the allele of </w:t>
        </w:r>
        <w:r w:rsidRPr="000F1B1C">
          <w:rPr>
            <w:i/>
            <w:iCs/>
            <w:color w:val="000000"/>
            <w:szCs w:val="24"/>
            <w:shd w:val="clear" w:color="auto" w:fill="FFFFFF"/>
            <w:rPrChange w:id="1683" w:author="Travis Edward Rooney" w:date="2022-02-27T14:33:00Z">
              <w:rPr>
                <w:color w:val="000000"/>
                <w:szCs w:val="24"/>
                <w:shd w:val="clear" w:color="auto" w:fill="FFFFFF"/>
              </w:rPr>
            </w:rPrChange>
          </w:rPr>
          <w:t>HvMKK3</w:t>
        </w:r>
      </w:ins>
      <w:ins w:id="1684" w:author="Travis Edward Rooney" w:date="2022-02-27T14:33:00Z">
        <w:r>
          <w:rPr>
            <w:color w:val="000000"/>
            <w:szCs w:val="24"/>
            <w:shd w:val="clear" w:color="auto" w:fill="FFFFFF"/>
          </w:rPr>
          <w:t xml:space="preserve"> and the germination rate at TP1 (6 days post PM) as a measure of PHS </w:t>
        </w:r>
      </w:ins>
      <w:ins w:id="1685" w:author="Travis Edward Rooney" w:date="2022-02-27T14:34:00Z">
        <w:r w:rsidR="00465405">
          <w:rPr>
            <w:color w:val="000000"/>
            <w:szCs w:val="24"/>
            <w:shd w:val="clear" w:color="auto" w:fill="FFFFFF"/>
          </w:rPr>
          <w:t xml:space="preserve">susceptibility. Malting quality traits are listed on the top of each facet, </w:t>
        </w:r>
        <w:r w:rsidR="00465405">
          <w:rPr>
            <w:i/>
            <w:iCs/>
            <w:color w:val="000000"/>
            <w:szCs w:val="24"/>
            <w:shd w:val="clear" w:color="auto" w:fill="FFFFFF"/>
          </w:rPr>
          <w:t>HvMKK3</w:t>
        </w:r>
        <w:r w:rsidR="00465405">
          <w:rPr>
            <w:color w:val="000000"/>
            <w:szCs w:val="24"/>
            <w:shd w:val="clear" w:color="auto" w:fill="FFFFFF"/>
          </w:rPr>
          <w:t xml:space="preserve"> allele is shown by color, and GI TP1 is shown on the x-axis. Blue shad</w:t>
        </w:r>
      </w:ins>
      <w:ins w:id="1686" w:author="Travis Edward Rooney" w:date="2022-02-27T14:35:00Z">
        <w:r w:rsidR="00465405">
          <w:rPr>
            <w:color w:val="000000"/>
            <w:szCs w:val="24"/>
            <w:shd w:val="clear" w:color="auto" w:fill="FFFFFF"/>
          </w:rPr>
          <w:t>ed graph area is the acceptable breeding target published by AMBA for all malt brewing, red shaded area is the acceptable breeding target for adjunct brewing.</w:t>
        </w:r>
      </w:ins>
    </w:p>
    <w:p w14:paraId="7BAA2DDF" w14:textId="37633124" w:rsidR="00857043" w:rsidRPr="007619FE" w:rsidRDefault="00857043">
      <w:pPr>
        <w:pStyle w:val="Authors"/>
        <w:spacing w:line="276" w:lineRule="auto"/>
        <w:jc w:val="left"/>
        <w:rPr>
          <w:color w:val="000000"/>
          <w:szCs w:val="24"/>
          <w:shd w:val="clear" w:color="auto" w:fill="FFFFFF"/>
          <w:rPrChange w:id="1687" w:author="Travis Edward Rooney" w:date="2022-02-27T14:15:00Z">
            <w:rPr>
              <w:rFonts w:ascii="Times New Roman" w:eastAsia="Times New Roman" w:hAnsi="Times New Roman" w:cs="Times New Roman"/>
              <w:sz w:val="24"/>
              <w:szCs w:val="24"/>
            </w:rPr>
          </w:rPrChange>
        </w:rPr>
        <w:pPrChange w:id="1688" w:author="Travis Edward Rooney" w:date="2022-02-27T13:54:00Z">
          <w:pPr>
            <w:spacing w:after="0" w:line="240" w:lineRule="auto"/>
          </w:pPr>
        </w:pPrChange>
      </w:pPr>
      <w:ins w:id="1689" w:author="Travis Edward Rooney" w:date="2022-02-27T14:27:00Z">
        <w:r w:rsidRPr="00857043">
          <w:rPr>
            <w:noProof/>
            <w:color w:val="000000"/>
            <w:szCs w:val="24"/>
            <w:shd w:val="clear" w:color="auto" w:fill="FFFFFF"/>
          </w:rPr>
          <w:drawing>
            <wp:inline distT="0" distB="0" distL="0" distR="0" wp14:anchorId="37F0BCC6" wp14:editId="2986D478">
              <wp:extent cx="63500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0000" cy="3492500"/>
                      </a:xfrm>
                      <a:prstGeom prst="rect">
                        <a:avLst/>
                      </a:prstGeom>
                    </pic:spPr>
                  </pic:pic>
                </a:graphicData>
              </a:graphic>
            </wp:inline>
          </w:drawing>
        </w:r>
      </w:ins>
    </w:p>
    <w:sectPr w:rsidR="00857043" w:rsidRPr="007619FE" w:rsidSect="00021E5C">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k Earl Sorrells" w:date="2022-02-26T14:30:00Z" w:initials="MES">
    <w:p w14:paraId="0DAA7D01" w14:textId="74DA60FF" w:rsidR="008C5E27" w:rsidRDefault="008C5E27">
      <w:pPr>
        <w:pStyle w:val="CommentText"/>
      </w:pPr>
      <w:r>
        <w:rPr>
          <w:rStyle w:val="CommentReference"/>
        </w:rPr>
        <w:annotationRef/>
      </w:r>
      <w:r w:rsidRPr="00021E5C">
        <w:rPr>
          <w:rFonts w:ascii="Times New Roman" w:eastAsia="Times New Roman" w:hAnsi="Times New Roman" w:cs="Times New Roman"/>
          <w:color w:val="000000"/>
        </w:rPr>
        <w:t xml:space="preserve">For TP1 </w:t>
      </w:r>
      <w:r>
        <w:rPr>
          <w:rFonts w:ascii="Times New Roman" w:eastAsia="Times New Roman" w:hAnsi="Times New Roman" w:cs="Times New Roman"/>
          <w:color w:val="000000"/>
        </w:rPr>
        <w:t>I</w:t>
      </w:r>
      <w:r w:rsidRPr="00021E5C">
        <w:rPr>
          <w:rFonts w:ascii="Times New Roman" w:eastAsia="Times New Roman" w:hAnsi="Times New Roman" w:cs="Times New Roman"/>
          <w:color w:val="000000"/>
        </w:rPr>
        <w:t xml:space="preserve">n 2020, a subset (223) </w:t>
      </w:r>
      <w:r w:rsidR="00907B42" w:rsidRPr="00021E5C">
        <w:rPr>
          <w:rFonts w:ascii="Times New Roman" w:eastAsia="Times New Roman" w:hAnsi="Times New Roman" w:cs="Times New Roman"/>
          <w:color w:val="000000"/>
        </w:rPr>
        <w:t xml:space="preserve">of the lines </w:t>
      </w:r>
      <w:r w:rsidRPr="00021E5C">
        <w:rPr>
          <w:rFonts w:ascii="Times New Roman" w:eastAsia="Times New Roman" w:hAnsi="Times New Roman" w:cs="Times New Roman"/>
          <w:color w:val="000000"/>
        </w:rPr>
        <w:t xml:space="preserve">was phenotyped </w:t>
      </w:r>
      <w:r w:rsidR="00907B42">
        <w:rPr>
          <w:rFonts w:ascii="Times New Roman" w:eastAsia="Times New Roman" w:hAnsi="Times New Roman" w:cs="Times New Roman"/>
          <w:color w:val="000000"/>
        </w:rPr>
        <w:t xml:space="preserve">at TP1 while 444 were </w:t>
      </w:r>
      <w:r w:rsidR="00907B42" w:rsidRPr="00021E5C">
        <w:rPr>
          <w:rFonts w:ascii="Times New Roman" w:eastAsia="Times New Roman" w:hAnsi="Times New Roman" w:cs="Times New Roman"/>
          <w:color w:val="000000"/>
        </w:rPr>
        <w:t xml:space="preserve">phenotyped </w:t>
      </w:r>
      <w:r w:rsidR="00907B42">
        <w:rPr>
          <w:rFonts w:ascii="Times New Roman" w:eastAsia="Times New Roman" w:hAnsi="Times New Roman" w:cs="Times New Roman"/>
          <w:color w:val="000000"/>
        </w:rPr>
        <w:t xml:space="preserve">at </w:t>
      </w:r>
      <w:r w:rsidRPr="00021E5C">
        <w:rPr>
          <w:rFonts w:ascii="Times New Roman" w:eastAsia="Times New Roman" w:hAnsi="Times New Roman" w:cs="Times New Roman"/>
          <w:color w:val="000000"/>
        </w:rPr>
        <w:t>the remaining timepoints.</w:t>
      </w:r>
    </w:p>
  </w:comment>
  <w:comment w:id="1" w:author="Karl Hans Kunze" w:date="2022-02-28T08:39:00Z" w:initials="KHK">
    <w:p w14:paraId="5B595399" w14:textId="77777777" w:rsidR="000B5A4A" w:rsidRDefault="000B5A4A" w:rsidP="003E6728">
      <w:pPr>
        <w:pStyle w:val="CommentText"/>
      </w:pPr>
      <w:r>
        <w:rPr>
          <w:rStyle w:val="CommentReference"/>
        </w:rPr>
        <w:annotationRef/>
      </w:r>
      <w:r>
        <w:t>Yes, that's correct</w:t>
      </w:r>
    </w:p>
  </w:comment>
  <w:comment w:id="3" w:author="Mark Earl Sorrells" w:date="2022-02-26T14:36:00Z" w:initials="MES">
    <w:p w14:paraId="59165D87" w14:textId="0CE8F505" w:rsidR="00223B9B" w:rsidRDefault="00223B9B">
      <w:pPr>
        <w:pStyle w:val="CommentText"/>
      </w:pPr>
      <w:r>
        <w:rPr>
          <w:rStyle w:val="CommentReference"/>
        </w:rPr>
        <w:annotationRef/>
      </w:r>
      <w:r>
        <w:t>I don’t understand this.</w:t>
      </w:r>
    </w:p>
  </w:comment>
  <w:comment w:id="4" w:author="Karl Hans Kunze" w:date="2022-02-28T09:02:00Z" w:initials="KHK">
    <w:p w14:paraId="7971AC11" w14:textId="77777777" w:rsidR="00625B55" w:rsidRDefault="00625B55" w:rsidP="00CC3143">
      <w:pPr>
        <w:pStyle w:val="CommentText"/>
      </w:pPr>
      <w:r>
        <w:rPr>
          <w:rStyle w:val="CommentReference"/>
        </w:rPr>
        <w:annotationRef/>
      </w:r>
      <w:r>
        <w:t>Should of removed that sentence</w:t>
      </w:r>
    </w:p>
  </w:comment>
  <w:comment w:id="9" w:author="Mark Earl Sorrells" w:date="2022-02-26T16:26:00Z" w:initials="MES">
    <w:p w14:paraId="6728B817" w14:textId="18E2FB7E" w:rsidR="00D30170" w:rsidRDefault="00D30170">
      <w:pPr>
        <w:pStyle w:val="CommentText"/>
      </w:pPr>
      <w:r>
        <w:rPr>
          <w:rStyle w:val="CommentReference"/>
        </w:rPr>
        <w:annotationRef/>
      </w:r>
      <w:r>
        <w:t xml:space="preserve">What is a </w:t>
      </w:r>
      <w:r w:rsidRPr="00021E5C">
        <w:rPr>
          <w:rFonts w:ascii="Times New Roman" w:eastAsia="Times New Roman" w:hAnsi="Times New Roman" w:cs="Times New Roman"/>
          <w:color w:val="000000"/>
        </w:rPr>
        <w:t xml:space="preserve"> check “family”</w:t>
      </w:r>
      <w:r>
        <w:rPr>
          <w:rFonts w:ascii="Times New Roman" w:eastAsia="Times New Roman" w:hAnsi="Times New Roman" w:cs="Times New Roman"/>
          <w:color w:val="000000"/>
        </w:rPr>
        <w:t>?</w:t>
      </w:r>
    </w:p>
  </w:comment>
  <w:comment w:id="10" w:author="Karl Hans Kunze" w:date="2022-02-28T08:56:00Z" w:initials="KHK">
    <w:p w14:paraId="791FAB5B" w14:textId="77777777" w:rsidR="00625B55" w:rsidRDefault="00F40A54" w:rsidP="009246FC">
      <w:pPr>
        <w:pStyle w:val="CommentText"/>
      </w:pPr>
      <w:r>
        <w:rPr>
          <w:rStyle w:val="CommentReference"/>
        </w:rPr>
        <w:annotationRef/>
      </w:r>
      <w:r w:rsidR="00625B55">
        <w:t>I placed the Endeavor and Charles in a separate group on figures 3a-c as a comparison. I replaced the name with category to make that more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AA7D01" w15:done="0"/>
  <w15:commentEx w15:paraId="5B595399" w15:paraIdParent="0DAA7D01" w15:done="0"/>
  <w15:commentEx w15:paraId="59165D87" w15:done="0"/>
  <w15:commentEx w15:paraId="7971AC11" w15:paraIdParent="59165D87" w15:done="0"/>
  <w15:commentEx w15:paraId="6728B817" w15:done="0"/>
  <w15:commentEx w15:paraId="791FAB5B" w15:paraIdParent="6728B8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4B810" w16cex:dateUtc="2022-02-26T19:30:00Z"/>
  <w16cex:commentExtensible w16cex:durableId="25C708AF" w16cex:dateUtc="2022-02-28T13:39:00Z"/>
  <w16cex:commentExtensible w16cex:durableId="25C4D318" w16cex:dateUtc="2022-02-26T21:26:00Z"/>
  <w16cex:commentExtensible w16cex:durableId="25C70CAD" w16cex:dateUtc="2022-02-28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AA7D01" w16cid:durableId="25C4B810"/>
  <w16cid:commentId w16cid:paraId="5B595399" w16cid:durableId="25C708AF"/>
  <w16cid:commentId w16cid:paraId="6728B817" w16cid:durableId="25C4D318"/>
  <w16cid:commentId w16cid:paraId="791FAB5B" w16cid:durableId="25C70C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94A04"/>
    <w:multiLevelType w:val="hybridMultilevel"/>
    <w:tmpl w:val="8D5CA9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l Hans Kunze">
    <w15:presenceInfo w15:providerId="None" w15:userId="Karl Hans Kunze"/>
  </w15:person>
  <w15:person w15:author="Mark Earl Sorrells">
    <w15:presenceInfo w15:providerId="AD" w15:userId="S::mes12@cornell.edu::39c0cfbe-55b2-4351-8c6d-335c275598e6"/>
  </w15:person>
  <w15:person w15:author="Travis Edward Rooney">
    <w15:presenceInfo w15:providerId="AD" w15:userId="S::ter56@cornell.edu::d9cdefd5-b5fd-4b95-9b52-6dabfe5002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BAD"/>
    <w:rsid w:val="00021167"/>
    <w:rsid w:val="00021E5C"/>
    <w:rsid w:val="000370AB"/>
    <w:rsid w:val="00037E39"/>
    <w:rsid w:val="0005150A"/>
    <w:rsid w:val="00090A6C"/>
    <w:rsid w:val="000B5A4A"/>
    <w:rsid w:val="000E4825"/>
    <w:rsid w:val="000F1B1C"/>
    <w:rsid w:val="00154051"/>
    <w:rsid w:val="00160300"/>
    <w:rsid w:val="001A7A9A"/>
    <w:rsid w:val="001B2D34"/>
    <w:rsid w:val="001F38AD"/>
    <w:rsid w:val="00202D0D"/>
    <w:rsid w:val="00223B9B"/>
    <w:rsid w:val="00230001"/>
    <w:rsid w:val="00244E96"/>
    <w:rsid w:val="002673B4"/>
    <w:rsid w:val="00272347"/>
    <w:rsid w:val="002A066A"/>
    <w:rsid w:val="002D45CA"/>
    <w:rsid w:val="002E581C"/>
    <w:rsid w:val="002F07D7"/>
    <w:rsid w:val="002F623E"/>
    <w:rsid w:val="00300B40"/>
    <w:rsid w:val="003146FA"/>
    <w:rsid w:val="00350950"/>
    <w:rsid w:val="00390D58"/>
    <w:rsid w:val="003A3B6A"/>
    <w:rsid w:val="00465405"/>
    <w:rsid w:val="004B762D"/>
    <w:rsid w:val="004D673D"/>
    <w:rsid w:val="004F306D"/>
    <w:rsid w:val="004F4017"/>
    <w:rsid w:val="00525653"/>
    <w:rsid w:val="00525DBC"/>
    <w:rsid w:val="005532BB"/>
    <w:rsid w:val="00557FC9"/>
    <w:rsid w:val="005D4E6E"/>
    <w:rsid w:val="005D6648"/>
    <w:rsid w:val="006022A5"/>
    <w:rsid w:val="006101AC"/>
    <w:rsid w:val="00625B55"/>
    <w:rsid w:val="00635AE6"/>
    <w:rsid w:val="006454D6"/>
    <w:rsid w:val="00661F86"/>
    <w:rsid w:val="006C3633"/>
    <w:rsid w:val="006D3129"/>
    <w:rsid w:val="006D6972"/>
    <w:rsid w:val="006F6F6E"/>
    <w:rsid w:val="007619FE"/>
    <w:rsid w:val="00773901"/>
    <w:rsid w:val="00796678"/>
    <w:rsid w:val="007978D7"/>
    <w:rsid w:val="007C0B12"/>
    <w:rsid w:val="007C6878"/>
    <w:rsid w:val="007D45C4"/>
    <w:rsid w:val="007E513A"/>
    <w:rsid w:val="00857043"/>
    <w:rsid w:val="00865048"/>
    <w:rsid w:val="00872D56"/>
    <w:rsid w:val="00890249"/>
    <w:rsid w:val="008C5E27"/>
    <w:rsid w:val="008E3176"/>
    <w:rsid w:val="00907B42"/>
    <w:rsid w:val="00916A87"/>
    <w:rsid w:val="00932CE8"/>
    <w:rsid w:val="0096783E"/>
    <w:rsid w:val="0097104E"/>
    <w:rsid w:val="009D7C2F"/>
    <w:rsid w:val="00A80A18"/>
    <w:rsid w:val="00AF24B0"/>
    <w:rsid w:val="00AF7207"/>
    <w:rsid w:val="00B43BE1"/>
    <w:rsid w:val="00BC0B61"/>
    <w:rsid w:val="00BC6BB3"/>
    <w:rsid w:val="00C32690"/>
    <w:rsid w:val="00C92106"/>
    <w:rsid w:val="00CB6F2C"/>
    <w:rsid w:val="00CC3613"/>
    <w:rsid w:val="00D30170"/>
    <w:rsid w:val="00D3197A"/>
    <w:rsid w:val="00D66324"/>
    <w:rsid w:val="00D730E6"/>
    <w:rsid w:val="00D76E08"/>
    <w:rsid w:val="00DD4C13"/>
    <w:rsid w:val="00E34FFA"/>
    <w:rsid w:val="00E5396B"/>
    <w:rsid w:val="00EA4B2B"/>
    <w:rsid w:val="00EF6400"/>
    <w:rsid w:val="00EF6BAD"/>
    <w:rsid w:val="00EF784F"/>
    <w:rsid w:val="00F40A54"/>
    <w:rsid w:val="00FA5E4F"/>
    <w:rsid w:val="00FC4AE4"/>
    <w:rsid w:val="00FF5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6840D"/>
  <w15:chartTrackingRefBased/>
  <w15:docId w15:val="{6B44FBC6-3433-4A19-8CAE-2E3CAC2C6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6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rsid w:val="006D31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3633"/>
    <w:rPr>
      <w:color w:val="0563C1" w:themeColor="hyperlink"/>
      <w:u w:val="single"/>
    </w:rPr>
  </w:style>
  <w:style w:type="paragraph" w:styleId="Revision">
    <w:name w:val="Revision"/>
    <w:hidden/>
    <w:uiPriority w:val="99"/>
    <w:semiHidden/>
    <w:rsid w:val="00A80A18"/>
    <w:pPr>
      <w:spacing w:after="0" w:line="240" w:lineRule="auto"/>
    </w:pPr>
  </w:style>
  <w:style w:type="character" w:styleId="CommentReference">
    <w:name w:val="annotation reference"/>
    <w:basedOn w:val="DefaultParagraphFont"/>
    <w:uiPriority w:val="99"/>
    <w:semiHidden/>
    <w:unhideWhenUsed/>
    <w:rsid w:val="008C5E27"/>
    <w:rPr>
      <w:sz w:val="16"/>
      <w:szCs w:val="16"/>
    </w:rPr>
  </w:style>
  <w:style w:type="paragraph" w:styleId="CommentText">
    <w:name w:val="annotation text"/>
    <w:basedOn w:val="Normal"/>
    <w:link w:val="CommentTextChar"/>
    <w:uiPriority w:val="99"/>
    <w:unhideWhenUsed/>
    <w:rsid w:val="008C5E27"/>
    <w:pPr>
      <w:spacing w:line="240" w:lineRule="auto"/>
    </w:pPr>
    <w:rPr>
      <w:sz w:val="20"/>
      <w:szCs w:val="20"/>
    </w:rPr>
  </w:style>
  <w:style w:type="character" w:customStyle="1" w:styleId="CommentTextChar">
    <w:name w:val="Comment Text Char"/>
    <w:basedOn w:val="DefaultParagraphFont"/>
    <w:link w:val="CommentText"/>
    <w:uiPriority w:val="99"/>
    <w:rsid w:val="008C5E27"/>
    <w:rPr>
      <w:sz w:val="20"/>
      <w:szCs w:val="20"/>
    </w:rPr>
  </w:style>
  <w:style w:type="paragraph" w:styleId="CommentSubject">
    <w:name w:val="annotation subject"/>
    <w:basedOn w:val="CommentText"/>
    <w:next w:val="CommentText"/>
    <w:link w:val="CommentSubjectChar"/>
    <w:uiPriority w:val="99"/>
    <w:semiHidden/>
    <w:unhideWhenUsed/>
    <w:rsid w:val="008C5E27"/>
    <w:rPr>
      <w:b/>
      <w:bCs/>
    </w:rPr>
  </w:style>
  <w:style w:type="character" w:customStyle="1" w:styleId="CommentSubjectChar">
    <w:name w:val="Comment Subject Char"/>
    <w:basedOn w:val="CommentTextChar"/>
    <w:link w:val="CommentSubject"/>
    <w:uiPriority w:val="99"/>
    <w:semiHidden/>
    <w:rsid w:val="008C5E27"/>
    <w:rPr>
      <w:b/>
      <w:bCs/>
      <w:sz w:val="20"/>
      <w:szCs w:val="20"/>
    </w:rPr>
  </w:style>
  <w:style w:type="paragraph" w:customStyle="1" w:styleId="Authors">
    <w:name w:val="Authors"/>
    <w:rsid w:val="00FA5E4F"/>
    <w:pPr>
      <w:spacing w:before="240" w:after="0" w:line="240" w:lineRule="auto"/>
      <w:jc w:val="center"/>
    </w:pPr>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5D66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626">
      <w:marLeft w:val="0"/>
      <w:marRight w:val="0"/>
      <w:marTop w:val="0"/>
      <w:marBottom w:val="0"/>
      <w:divBdr>
        <w:top w:val="none" w:sz="0" w:space="0" w:color="auto"/>
        <w:left w:val="none" w:sz="0" w:space="0" w:color="auto"/>
        <w:bottom w:val="none" w:sz="0" w:space="0" w:color="auto"/>
        <w:right w:val="none" w:sz="0" w:space="0" w:color="auto"/>
      </w:divBdr>
    </w:div>
    <w:div w:id="14617174">
      <w:marLeft w:val="0"/>
      <w:marRight w:val="0"/>
      <w:marTop w:val="0"/>
      <w:marBottom w:val="0"/>
      <w:divBdr>
        <w:top w:val="none" w:sz="0" w:space="0" w:color="auto"/>
        <w:left w:val="none" w:sz="0" w:space="0" w:color="auto"/>
        <w:bottom w:val="none" w:sz="0" w:space="0" w:color="auto"/>
        <w:right w:val="none" w:sz="0" w:space="0" w:color="auto"/>
      </w:divBdr>
    </w:div>
    <w:div w:id="16809162">
      <w:marLeft w:val="0"/>
      <w:marRight w:val="0"/>
      <w:marTop w:val="0"/>
      <w:marBottom w:val="0"/>
      <w:divBdr>
        <w:top w:val="none" w:sz="0" w:space="0" w:color="auto"/>
        <w:left w:val="none" w:sz="0" w:space="0" w:color="auto"/>
        <w:bottom w:val="none" w:sz="0" w:space="0" w:color="auto"/>
        <w:right w:val="none" w:sz="0" w:space="0" w:color="auto"/>
      </w:divBdr>
    </w:div>
    <w:div w:id="39139075">
      <w:marLeft w:val="0"/>
      <w:marRight w:val="0"/>
      <w:marTop w:val="0"/>
      <w:marBottom w:val="0"/>
      <w:divBdr>
        <w:top w:val="none" w:sz="0" w:space="0" w:color="auto"/>
        <w:left w:val="none" w:sz="0" w:space="0" w:color="auto"/>
        <w:bottom w:val="none" w:sz="0" w:space="0" w:color="auto"/>
        <w:right w:val="none" w:sz="0" w:space="0" w:color="auto"/>
      </w:divBdr>
    </w:div>
    <w:div w:id="51858126">
      <w:marLeft w:val="0"/>
      <w:marRight w:val="0"/>
      <w:marTop w:val="0"/>
      <w:marBottom w:val="0"/>
      <w:divBdr>
        <w:top w:val="none" w:sz="0" w:space="0" w:color="auto"/>
        <w:left w:val="none" w:sz="0" w:space="0" w:color="auto"/>
        <w:bottom w:val="none" w:sz="0" w:space="0" w:color="auto"/>
        <w:right w:val="none" w:sz="0" w:space="0" w:color="auto"/>
      </w:divBdr>
    </w:div>
    <w:div w:id="59907068">
      <w:marLeft w:val="0"/>
      <w:marRight w:val="0"/>
      <w:marTop w:val="0"/>
      <w:marBottom w:val="0"/>
      <w:divBdr>
        <w:top w:val="none" w:sz="0" w:space="0" w:color="auto"/>
        <w:left w:val="none" w:sz="0" w:space="0" w:color="auto"/>
        <w:bottom w:val="none" w:sz="0" w:space="0" w:color="auto"/>
        <w:right w:val="none" w:sz="0" w:space="0" w:color="auto"/>
      </w:divBdr>
    </w:div>
    <w:div w:id="68502585">
      <w:marLeft w:val="0"/>
      <w:marRight w:val="0"/>
      <w:marTop w:val="0"/>
      <w:marBottom w:val="0"/>
      <w:divBdr>
        <w:top w:val="none" w:sz="0" w:space="0" w:color="auto"/>
        <w:left w:val="none" w:sz="0" w:space="0" w:color="auto"/>
        <w:bottom w:val="none" w:sz="0" w:space="0" w:color="auto"/>
        <w:right w:val="none" w:sz="0" w:space="0" w:color="auto"/>
      </w:divBdr>
    </w:div>
    <w:div w:id="83186850">
      <w:marLeft w:val="0"/>
      <w:marRight w:val="0"/>
      <w:marTop w:val="0"/>
      <w:marBottom w:val="0"/>
      <w:divBdr>
        <w:top w:val="none" w:sz="0" w:space="0" w:color="auto"/>
        <w:left w:val="none" w:sz="0" w:space="0" w:color="auto"/>
        <w:bottom w:val="none" w:sz="0" w:space="0" w:color="auto"/>
        <w:right w:val="none" w:sz="0" w:space="0" w:color="auto"/>
      </w:divBdr>
    </w:div>
    <w:div w:id="95173795">
      <w:marLeft w:val="0"/>
      <w:marRight w:val="0"/>
      <w:marTop w:val="0"/>
      <w:marBottom w:val="0"/>
      <w:divBdr>
        <w:top w:val="none" w:sz="0" w:space="0" w:color="auto"/>
        <w:left w:val="none" w:sz="0" w:space="0" w:color="auto"/>
        <w:bottom w:val="none" w:sz="0" w:space="0" w:color="auto"/>
        <w:right w:val="none" w:sz="0" w:space="0" w:color="auto"/>
      </w:divBdr>
    </w:div>
    <w:div w:id="107433132">
      <w:marLeft w:val="0"/>
      <w:marRight w:val="0"/>
      <w:marTop w:val="0"/>
      <w:marBottom w:val="0"/>
      <w:divBdr>
        <w:top w:val="none" w:sz="0" w:space="0" w:color="auto"/>
        <w:left w:val="none" w:sz="0" w:space="0" w:color="auto"/>
        <w:bottom w:val="none" w:sz="0" w:space="0" w:color="auto"/>
        <w:right w:val="none" w:sz="0" w:space="0" w:color="auto"/>
      </w:divBdr>
    </w:div>
    <w:div w:id="122506541">
      <w:marLeft w:val="0"/>
      <w:marRight w:val="0"/>
      <w:marTop w:val="0"/>
      <w:marBottom w:val="0"/>
      <w:divBdr>
        <w:top w:val="none" w:sz="0" w:space="0" w:color="auto"/>
        <w:left w:val="none" w:sz="0" w:space="0" w:color="auto"/>
        <w:bottom w:val="none" w:sz="0" w:space="0" w:color="auto"/>
        <w:right w:val="none" w:sz="0" w:space="0" w:color="auto"/>
      </w:divBdr>
    </w:div>
    <w:div w:id="135684638">
      <w:marLeft w:val="0"/>
      <w:marRight w:val="0"/>
      <w:marTop w:val="0"/>
      <w:marBottom w:val="0"/>
      <w:divBdr>
        <w:top w:val="none" w:sz="0" w:space="0" w:color="auto"/>
        <w:left w:val="none" w:sz="0" w:space="0" w:color="auto"/>
        <w:bottom w:val="none" w:sz="0" w:space="0" w:color="auto"/>
        <w:right w:val="none" w:sz="0" w:space="0" w:color="auto"/>
      </w:divBdr>
    </w:div>
    <w:div w:id="146170650">
      <w:marLeft w:val="0"/>
      <w:marRight w:val="0"/>
      <w:marTop w:val="0"/>
      <w:marBottom w:val="0"/>
      <w:divBdr>
        <w:top w:val="none" w:sz="0" w:space="0" w:color="auto"/>
        <w:left w:val="none" w:sz="0" w:space="0" w:color="auto"/>
        <w:bottom w:val="none" w:sz="0" w:space="0" w:color="auto"/>
        <w:right w:val="none" w:sz="0" w:space="0" w:color="auto"/>
      </w:divBdr>
    </w:div>
    <w:div w:id="164175606">
      <w:marLeft w:val="0"/>
      <w:marRight w:val="0"/>
      <w:marTop w:val="0"/>
      <w:marBottom w:val="0"/>
      <w:divBdr>
        <w:top w:val="none" w:sz="0" w:space="0" w:color="auto"/>
        <w:left w:val="none" w:sz="0" w:space="0" w:color="auto"/>
        <w:bottom w:val="none" w:sz="0" w:space="0" w:color="auto"/>
        <w:right w:val="none" w:sz="0" w:space="0" w:color="auto"/>
      </w:divBdr>
    </w:div>
    <w:div w:id="196047795">
      <w:marLeft w:val="0"/>
      <w:marRight w:val="0"/>
      <w:marTop w:val="0"/>
      <w:marBottom w:val="0"/>
      <w:divBdr>
        <w:top w:val="none" w:sz="0" w:space="0" w:color="auto"/>
        <w:left w:val="none" w:sz="0" w:space="0" w:color="auto"/>
        <w:bottom w:val="none" w:sz="0" w:space="0" w:color="auto"/>
        <w:right w:val="none" w:sz="0" w:space="0" w:color="auto"/>
      </w:divBdr>
    </w:div>
    <w:div w:id="238754171">
      <w:marLeft w:val="0"/>
      <w:marRight w:val="150"/>
      <w:marTop w:val="0"/>
      <w:marBottom w:val="0"/>
      <w:divBdr>
        <w:top w:val="none" w:sz="0" w:space="0" w:color="auto"/>
        <w:left w:val="none" w:sz="0" w:space="0" w:color="auto"/>
        <w:bottom w:val="none" w:sz="0" w:space="0" w:color="auto"/>
        <w:right w:val="none" w:sz="0" w:space="0" w:color="auto"/>
      </w:divBdr>
      <w:divsChild>
        <w:div w:id="2043165504">
          <w:marLeft w:val="0"/>
          <w:marRight w:val="150"/>
          <w:marTop w:val="0"/>
          <w:marBottom w:val="0"/>
          <w:divBdr>
            <w:top w:val="none" w:sz="0" w:space="0" w:color="auto"/>
            <w:left w:val="none" w:sz="0" w:space="0" w:color="auto"/>
            <w:bottom w:val="none" w:sz="0" w:space="0" w:color="auto"/>
            <w:right w:val="none" w:sz="0" w:space="0" w:color="auto"/>
          </w:divBdr>
        </w:div>
      </w:divsChild>
    </w:div>
    <w:div w:id="267279047">
      <w:marLeft w:val="0"/>
      <w:marRight w:val="0"/>
      <w:marTop w:val="0"/>
      <w:marBottom w:val="0"/>
      <w:divBdr>
        <w:top w:val="none" w:sz="0" w:space="0" w:color="auto"/>
        <w:left w:val="none" w:sz="0" w:space="0" w:color="auto"/>
        <w:bottom w:val="none" w:sz="0" w:space="0" w:color="auto"/>
        <w:right w:val="none" w:sz="0" w:space="0" w:color="auto"/>
      </w:divBdr>
    </w:div>
    <w:div w:id="286277714">
      <w:marLeft w:val="0"/>
      <w:marRight w:val="150"/>
      <w:marTop w:val="0"/>
      <w:marBottom w:val="0"/>
      <w:divBdr>
        <w:top w:val="none" w:sz="0" w:space="0" w:color="auto"/>
        <w:left w:val="none" w:sz="0" w:space="0" w:color="auto"/>
        <w:bottom w:val="none" w:sz="0" w:space="0" w:color="auto"/>
        <w:right w:val="none" w:sz="0" w:space="0" w:color="auto"/>
      </w:divBdr>
      <w:divsChild>
        <w:div w:id="1009330069">
          <w:marLeft w:val="0"/>
          <w:marRight w:val="150"/>
          <w:marTop w:val="0"/>
          <w:marBottom w:val="0"/>
          <w:divBdr>
            <w:top w:val="none" w:sz="0" w:space="0" w:color="auto"/>
            <w:left w:val="none" w:sz="0" w:space="0" w:color="auto"/>
            <w:bottom w:val="none" w:sz="0" w:space="0" w:color="auto"/>
            <w:right w:val="none" w:sz="0" w:space="0" w:color="auto"/>
          </w:divBdr>
        </w:div>
      </w:divsChild>
    </w:div>
    <w:div w:id="330375293">
      <w:marLeft w:val="0"/>
      <w:marRight w:val="0"/>
      <w:marTop w:val="0"/>
      <w:marBottom w:val="0"/>
      <w:divBdr>
        <w:top w:val="none" w:sz="0" w:space="0" w:color="auto"/>
        <w:left w:val="none" w:sz="0" w:space="0" w:color="auto"/>
        <w:bottom w:val="none" w:sz="0" w:space="0" w:color="auto"/>
        <w:right w:val="none" w:sz="0" w:space="0" w:color="auto"/>
      </w:divBdr>
    </w:div>
    <w:div w:id="348876251">
      <w:marLeft w:val="0"/>
      <w:marRight w:val="0"/>
      <w:marTop w:val="0"/>
      <w:marBottom w:val="0"/>
      <w:divBdr>
        <w:top w:val="none" w:sz="0" w:space="0" w:color="auto"/>
        <w:left w:val="none" w:sz="0" w:space="0" w:color="auto"/>
        <w:bottom w:val="none" w:sz="0" w:space="0" w:color="auto"/>
        <w:right w:val="none" w:sz="0" w:space="0" w:color="auto"/>
      </w:divBdr>
    </w:div>
    <w:div w:id="367682044">
      <w:marLeft w:val="0"/>
      <w:marRight w:val="0"/>
      <w:marTop w:val="0"/>
      <w:marBottom w:val="0"/>
      <w:divBdr>
        <w:top w:val="none" w:sz="0" w:space="0" w:color="auto"/>
        <w:left w:val="none" w:sz="0" w:space="0" w:color="auto"/>
        <w:bottom w:val="none" w:sz="0" w:space="0" w:color="auto"/>
        <w:right w:val="none" w:sz="0" w:space="0" w:color="auto"/>
      </w:divBdr>
    </w:div>
    <w:div w:id="381448076">
      <w:marLeft w:val="0"/>
      <w:marRight w:val="150"/>
      <w:marTop w:val="0"/>
      <w:marBottom w:val="0"/>
      <w:divBdr>
        <w:top w:val="none" w:sz="0" w:space="0" w:color="auto"/>
        <w:left w:val="none" w:sz="0" w:space="0" w:color="auto"/>
        <w:bottom w:val="none" w:sz="0" w:space="0" w:color="auto"/>
        <w:right w:val="none" w:sz="0" w:space="0" w:color="auto"/>
      </w:divBdr>
      <w:divsChild>
        <w:div w:id="2112118171">
          <w:marLeft w:val="0"/>
          <w:marRight w:val="150"/>
          <w:marTop w:val="0"/>
          <w:marBottom w:val="0"/>
          <w:divBdr>
            <w:top w:val="none" w:sz="0" w:space="0" w:color="auto"/>
            <w:left w:val="none" w:sz="0" w:space="0" w:color="auto"/>
            <w:bottom w:val="none" w:sz="0" w:space="0" w:color="auto"/>
            <w:right w:val="none" w:sz="0" w:space="0" w:color="auto"/>
          </w:divBdr>
        </w:div>
      </w:divsChild>
    </w:div>
    <w:div w:id="395057095">
      <w:marLeft w:val="0"/>
      <w:marRight w:val="0"/>
      <w:marTop w:val="0"/>
      <w:marBottom w:val="0"/>
      <w:divBdr>
        <w:top w:val="none" w:sz="0" w:space="0" w:color="auto"/>
        <w:left w:val="none" w:sz="0" w:space="0" w:color="auto"/>
        <w:bottom w:val="none" w:sz="0" w:space="0" w:color="auto"/>
        <w:right w:val="none" w:sz="0" w:space="0" w:color="auto"/>
      </w:divBdr>
    </w:div>
    <w:div w:id="397942080">
      <w:bodyDiv w:val="1"/>
      <w:marLeft w:val="0"/>
      <w:marRight w:val="0"/>
      <w:marTop w:val="0"/>
      <w:marBottom w:val="0"/>
      <w:divBdr>
        <w:top w:val="none" w:sz="0" w:space="0" w:color="auto"/>
        <w:left w:val="none" w:sz="0" w:space="0" w:color="auto"/>
        <w:bottom w:val="none" w:sz="0" w:space="0" w:color="auto"/>
        <w:right w:val="none" w:sz="0" w:space="0" w:color="auto"/>
      </w:divBdr>
    </w:div>
    <w:div w:id="400300225">
      <w:marLeft w:val="0"/>
      <w:marRight w:val="0"/>
      <w:marTop w:val="0"/>
      <w:marBottom w:val="0"/>
      <w:divBdr>
        <w:top w:val="none" w:sz="0" w:space="0" w:color="auto"/>
        <w:left w:val="none" w:sz="0" w:space="0" w:color="auto"/>
        <w:bottom w:val="none" w:sz="0" w:space="0" w:color="auto"/>
        <w:right w:val="none" w:sz="0" w:space="0" w:color="auto"/>
      </w:divBdr>
    </w:div>
    <w:div w:id="424766209">
      <w:marLeft w:val="0"/>
      <w:marRight w:val="0"/>
      <w:marTop w:val="0"/>
      <w:marBottom w:val="0"/>
      <w:divBdr>
        <w:top w:val="none" w:sz="0" w:space="0" w:color="auto"/>
        <w:left w:val="none" w:sz="0" w:space="0" w:color="auto"/>
        <w:bottom w:val="none" w:sz="0" w:space="0" w:color="auto"/>
        <w:right w:val="none" w:sz="0" w:space="0" w:color="auto"/>
      </w:divBdr>
    </w:div>
    <w:div w:id="445392957">
      <w:marLeft w:val="0"/>
      <w:marRight w:val="0"/>
      <w:marTop w:val="0"/>
      <w:marBottom w:val="0"/>
      <w:divBdr>
        <w:top w:val="none" w:sz="0" w:space="0" w:color="auto"/>
        <w:left w:val="none" w:sz="0" w:space="0" w:color="auto"/>
        <w:bottom w:val="none" w:sz="0" w:space="0" w:color="auto"/>
        <w:right w:val="none" w:sz="0" w:space="0" w:color="auto"/>
      </w:divBdr>
    </w:div>
    <w:div w:id="466898481">
      <w:marLeft w:val="0"/>
      <w:marRight w:val="0"/>
      <w:marTop w:val="0"/>
      <w:marBottom w:val="0"/>
      <w:divBdr>
        <w:top w:val="none" w:sz="0" w:space="0" w:color="auto"/>
        <w:left w:val="none" w:sz="0" w:space="0" w:color="auto"/>
        <w:bottom w:val="none" w:sz="0" w:space="0" w:color="auto"/>
        <w:right w:val="none" w:sz="0" w:space="0" w:color="auto"/>
      </w:divBdr>
    </w:div>
    <w:div w:id="473259724">
      <w:marLeft w:val="0"/>
      <w:marRight w:val="0"/>
      <w:marTop w:val="0"/>
      <w:marBottom w:val="0"/>
      <w:divBdr>
        <w:top w:val="none" w:sz="0" w:space="0" w:color="auto"/>
        <w:left w:val="none" w:sz="0" w:space="0" w:color="auto"/>
        <w:bottom w:val="none" w:sz="0" w:space="0" w:color="auto"/>
        <w:right w:val="none" w:sz="0" w:space="0" w:color="auto"/>
      </w:divBdr>
    </w:div>
    <w:div w:id="486869948">
      <w:marLeft w:val="0"/>
      <w:marRight w:val="0"/>
      <w:marTop w:val="0"/>
      <w:marBottom w:val="0"/>
      <w:divBdr>
        <w:top w:val="none" w:sz="0" w:space="0" w:color="auto"/>
        <w:left w:val="none" w:sz="0" w:space="0" w:color="auto"/>
        <w:bottom w:val="none" w:sz="0" w:space="0" w:color="auto"/>
        <w:right w:val="none" w:sz="0" w:space="0" w:color="auto"/>
      </w:divBdr>
    </w:div>
    <w:div w:id="488209953">
      <w:marLeft w:val="0"/>
      <w:marRight w:val="0"/>
      <w:marTop w:val="0"/>
      <w:marBottom w:val="0"/>
      <w:divBdr>
        <w:top w:val="none" w:sz="0" w:space="0" w:color="auto"/>
        <w:left w:val="none" w:sz="0" w:space="0" w:color="auto"/>
        <w:bottom w:val="none" w:sz="0" w:space="0" w:color="auto"/>
        <w:right w:val="none" w:sz="0" w:space="0" w:color="auto"/>
      </w:divBdr>
    </w:div>
    <w:div w:id="492448212">
      <w:marLeft w:val="0"/>
      <w:marRight w:val="0"/>
      <w:marTop w:val="0"/>
      <w:marBottom w:val="0"/>
      <w:divBdr>
        <w:top w:val="none" w:sz="0" w:space="0" w:color="auto"/>
        <w:left w:val="none" w:sz="0" w:space="0" w:color="auto"/>
        <w:bottom w:val="none" w:sz="0" w:space="0" w:color="auto"/>
        <w:right w:val="none" w:sz="0" w:space="0" w:color="auto"/>
      </w:divBdr>
    </w:div>
    <w:div w:id="503710869">
      <w:marLeft w:val="0"/>
      <w:marRight w:val="0"/>
      <w:marTop w:val="0"/>
      <w:marBottom w:val="0"/>
      <w:divBdr>
        <w:top w:val="none" w:sz="0" w:space="0" w:color="auto"/>
        <w:left w:val="none" w:sz="0" w:space="0" w:color="auto"/>
        <w:bottom w:val="none" w:sz="0" w:space="0" w:color="auto"/>
        <w:right w:val="none" w:sz="0" w:space="0" w:color="auto"/>
      </w:divBdr>
    </w:div>
    <w:div w:id="507526402">
      <w:marLeft w:val="0"/>
      <w:marRight w:val="0"/>
      <w:marTop w:val="0"/>
      <w:marBottom w:val="0"/>
      <w:divBdr>
        <w:top w:val="none" w:sz="0" w:space="0" w:color="auto"/>
        <w:left w:val="none" w:sz="0" w:space="0" w:color="auto"/>
        <w:bottom w:val="none" w:sz="0" w:space="0" w:color="auto"/>
        <w:right w:val="none" w:sz="0" w:space="0" w:color="auto"/>
      </w:divBdr>
    </w:div>
    <w:div w:id="510029364">
      <w:marLeft w:val="0"/>
      <w:marRight w:val="0"/>
      <w:marTop w:val="0"/>
      <w:marBottom w:val="0"/>
      <w:divBdr>
        <w:top w:val="none" w:sz="0" w:space="0" w:color="auto"/>
        <w:left w:val="none" w:sz="0" w:space="0" w:color="auto"/>
        <w:bottom w:val="none" w:sz="0" w:space="0" w:color="auto"/>
        <w:right w:val="none" w:sz="0" w:space="0" w:color="auto"/>
      </w:divBdr>
    </w:div>
    <w:div w:id="512309133">
      <w:marLeft w:val="0"/>
      <w:marRight w:val="0"/>
      <w:marTop w:val="0"/>
      <w:marBottom w:val="0"/>
      <w:divBdr>
        <w:top w:val="none" w:sz="0" w:space="0" w:color="auto"/>
        <w:left w:val="none" w:sz="0" w:space="0" w:color="auto"/>
        <w:bottom w:val="none" w:sz="0" w:space="0" w:color="auto"/>
        <w:right w:val="none" w:sz="0" w:space="0" w:color="auto"/>
      </w:divBdr>
    </w:div>
    <w:div w:id="531696243">
      <w:marLeft w:val="0"/>
      <w:marRight w:val="0"/>
      <w:marTop w:val="0"/>
      <w:marBottom w:val="0"/>
      <w:divBdr>
        <w:top w:val="none" w:sz="0" w:space="0" w:color="auto"/>
        <w:left w:val="none" w:sz="0" w:space="0" w:color="auto"/>
        <w:bottom w:val="none" w:sz="0" w:space="0" w:color="auto"/>
        <w:right w:val="none" w:sz="0" w:space="0" w:color="auto"/>
      </w:divBdr>
    </w:div>
    <w:div w:id="545526991">
      <w:marLeft w:val="0"/>
      <w:marRight w:val="0"/>
      <w:marTop w:val="0"/>
      <w:marBottom w:val="0"/>
      <w:divBdr>
        <w:top w:val="none" w:sz="0" w:space="0" w:color="auto"/>
        <w:left w:val="none" w:sz="0" w:space="0" w:color="auto"/>
        <w:bottom w:val="none" w:sz="0" w:space="0" w:color="auto"/>
        <w:right w:val="none" w:sz="0" w:space="0" w:color="auto"/>
      </w:divBdr>
    </w:div>
    <w:div w:id="564069615">
      <w:marLeft w:val="0"/>
      <w:marRight w:val="0"/>
      <w:marTop w:val="0"/>
      <w:marBottom w:val="0"/>
      <w:divBdr>
        <w:top w:val="none" w:sz="0" w:space="0" w:color="auto"/>
        <w:left w:val="none" w:sz="0" w:space="0" w:color="auto"/>
        <w:bottom w:val="none" w:sz="0" w:space="0" w:color="auto"/>
        <w:right w:val="none" w:sz="0" w:space="0" w:color="auto"/>
      </w:divBdr>
    </w:div>
    <w:div w:id="566190633">
      <w:marLeft w:val="0"/>
      <w:marRight w:val="0"/>
      <w:marTop w:val="0"/>
      <w:marBottom w:val="0"/>
      <w:divBdr>
        <w:top w:val="none" w:sz="0" w:space="0" w:color="auto"/>
        <w:left w:val="none" w:sz="0" w:space="0" w:color="auto"/>
        <w:bottom w:val="none" w:sz="0" w:space="0" w:color="auto"/>
        <w:right w:val="none" w:sz="0" w:space="0" w:color="auto"/>
      </w:divBdr>
    </w:div>
    <w:div w:id="569274209">
      <w:marLeft w:val="0"/>
      <w:marRight w:val="0"/>
      <w:marTop w:val="0"/>
      <w:marBottom w:val="0"/>
      <w:divBdr>
        <w:top w:val="none" w:sz="0" w:space="0" w:color="auto"/>
        <w:left w:val="none" w:sz="0" w:space="0" w:color="auto"/>
        <w:bottom w:val="none" w:sz="0" w:space="0" w:color="auto"/>
        <w:right w:val="none" w:sz="0" w:space="0" w:color="auto"/>
      </w:divBdr>
    </w:div>
    <w:div w:id="572935552">
      <w:marLeft w:val="0"/>
      <w:marRight w:val="0"/>
      <w:marTop w:val="0"/>
      <w:marBottom w:val="0"/>
      <w:divBdr>
        <w:top w:val="none" w:sz="0" w:space="0" w:color="auto"/>
        <w:left w:val="none" w:sz="0" w:space="0" w:color="auto"/>
        <w:bottom w:val="none" w:sz="0" w:space="0" w:color="auto"/>
        <w:right w:val="none" w:sz="0" w:space="0" w:color="auto"/>
      </w:divBdr>
    </w:div>
    <w:div w:id="575020215">
      <w:marLeft w:val="0"/>
      <w:marRight w:val="0"/>
      <w:marTop w:val="0"/>
      <w:marBottom w:val="0"/>
      <w:divBdr>
        <w:top w:val="none" w:sz="0" w:space="0" w:color="auto"/>
        <w:left w:val="none" w:sz="0" w:space="0" w:color="auto"/>
        <w:bottom w:val="none" w:sz="0" w:space="0" w:color="auto"/>
        <w:right w:val="none" w:sz="0" w:space="0" w:color="auto"/>
      </w:divBdr>
    </w:div>
    <w:div w:id="580598439">
      <w:marLeft w:val="0"/>
      <w:marRight w:val="0"/>
      <w:marTop w:val="0"/>
      <w:marBottom w:val="0"/>
      <w:divBdr>
        <w:top w:val="none" w:sz="0" w:space="0" w:color="auto"/>
        <w:left w:val="none" w:sz="0" w:space="0" w:color="auto"/>
        <w:bottom w:val="none" w:sz="0" w:space="0" w:color="auto"/>
        <w:right w:val="none" w:sz="0" w:space="0" w:color="auto"/>
      </w:divBdr>
    </w:div>
    <w:div w:id="585263977">
      <w:marLeft w:val="0"/>
      <w:marRight w:val="0"/>
      <w:marTop w:val="0"/>
      <w:marBottom w:val="0"/>
      <w:divBdr>
        <w:top w:val="none" w:sz="0" w:space="0" w:color="auto"/>
        <w:left w:val="none" w:sz="0" w:space="0" w:color="auto"/>
        <w:bottom w:val="none" w:sz="0" w:space="0" w:color="auto"/>
        <w:right w:val="none" w:sz="0" w:space="0" w:color="auto"/>
      </w:divBdr>
    </w:div>
    <w:div w:id="596135771">
      <w:marLeft w:val="0"/>
      <w:marRight w:val="0"/>
      <w:marTop w:val="0"/>
      <w:marBottom w:val="0"/>
      <w:divBdr>
        <w:top w:val="none" w:sz="0" w:space="0" w:color="auto"/>
        <w:left w:val="none" w:sz="0" w:space="0" w:color="auto"/>
        <w:bottom w:val="none" w:sz="0" w:space="0" w:color="auto"/>
        <w:right w:val="none" w:sz="0" w:space="0" w:color="auto"/>
      </w:divBdr>
    </w:div>
    <w:div w:id="596716494">
      <w:marLeft w:val="0"/>
      <w:marRight w:val="0"/>
      <w:marTop w:val="0"/>
      <w:marBottom w:val="0"/>
      <w:divBdr>
        <w:top w:val="none" w:sz="0" w:space="0" w:color="auto"/>
        <w:left w:val="none" w:sz="0" w:space="0" w:color="auto"/>
        <w:bottom w:val="none" w:sz="0" w:space="0" w:color="auto"/>
        <w:right w:val="none" w:sz="0" w:space="0" w:color="auto"/>
      </w:divBdr>
    </w:div>
    <w:div w:id="601381158">
      <w:marLeft w:val="0"/>
      <w:marRight w:val="0"/>
      <w:marTop w:val="0"/>
      <w:marBottom w:val="0"/>
      <w:divBdr>
        <w:top w:val="none" w:sz="0" w:space="0" w:color="auto"/>
        <w:left w:val="none" w:sz="0" w:space="0" w:color="auto"/>
        <w:bottom w:val="none" w:sz="0" w:space="0" w:color="auto"/>
        <w:right w:val="none" w:sz="0" w:space="0" w:color="auto"/>
      </w:divBdr>
    </w:div>
    <w:div w:id="606352543">
      <w:marLeft w:val="0"/>
      <w:marRight w:val="0"/>
      <w:marTop w:val="0"/>
      <w:marBottom w:val="0"/>
      <w:divBdr>
        <w:top w:val="none" w:sz="0" w:space="0" w:color="auto"/>
        <w:left w:val="none" w:sz="0" w:space="0" w:color="auto"/>
        <w:bottom w:val="none" w:sz="0" w:space="0" w:color="auto"/>
        <w:right w:val="none" w:sz="0" w:space="0" w:color="auto"/>
      </w:divBdr>
    </w:div>
    <w:div w:id="624308350">
      <w:marLeft w:val="0"/>
      <w:marRight w:val="0"/>
      <w:marTop w:val="0"/>
      <w:marBottom w:val="0"/>
      <w:divBdr>
        <w:top w:val="none" w:sz="0" w:space="0" w:color="auto"/>
        <w:left w:val="none" w:sz="0" w:space="0" w:color="auto"/>
        <w:bottom w:val="none" w:sz="0" w:space="0" w:color="auto"/>
        <w:right w:val="none" w:sz="0" w:space="0" w:color="auto"/>
      </w:divBdr>
    </w:div>
    <w:div w:id="625039490">
      <w:bodyDiv w:val="1"/>
      <w:marLeft w:val="0"/>
      <w:marRight w:val="0"/>
      <w:marTop w:val="0"/>
      <w:marBottom w:val="0"/>
      <w:divBdr>
        <w:top w:val="none" w:sz="0" w:space="0" w:color="auto"/>
        <w:left w:val="none" w:sz="0" w:space="0" w:color="auto"/>
        <w:bottom w:val="none" w:sz="0" w:space="0" w:color="auto"/>
        <w:right w:val="none" w:sz="0" w:space="0" w:color="auto"/>
      </w:divBdr>
    </w:div>
    <w:div w:id="641350278">
      <w:marLeft w:val="0"/>
      <w:marRight w:val="0"/>
      <w:marTop w:val="0"/>
      <w:marBottom w:val="0"/>
      <w:divBdr>
        <w:top w:val="none" w:sz="0" w:space="0" w:color="auto"/>
        <w:left w:val="none" w:sz="0" w:space="0" w:color="auto"/>
        <w:bottom w:val="none" w:sz="0" w:space="0" w:color="auto"/>
        <w:right w:val="none" w:sz="0" w:space="0" w:color="auto"/>
      </w:divBdr>
    </w:div>
    <w:div w:id="658995664">
      <w:marLeft w:val="0"/>
      <w:marRight w:val="0"/>
      <w:marTop w:val="0"/>
      <w:marBottom w:val="0"/>
      <w:divBdr>
        <w:top w:val="none" w:sz="0" w:space="0" w:color="auto"/>
        <w:left w:val="none" w:sz="0" w:space="0" w:color="auto"/>
        <w:bottom w:val="none" w:sz="0" w:space="0" w:color="auto"/>
        <w:right w:val="none" w:sz="0" w:space="0" w:color="auto"/>
      </w:divBdr>
    </w:div>
    <w:div w:id="672798161">
      <w:marLeft w:val="0"/>
      <w:marRight w:val="0"/>
      <w:marTop w:val="0"/>
      <w:marBottom w:val="0"/>
      <w:divBdr>
        <w:top w:val="none" w:sz="0" w:space="0" w:color="auto"/>
        <w:left w:val="none" w:sz="0" w:space="0" w:color="auto"/>
        <w:bottom w:val="none" w:sz="0" w:space="0" w:color="auto"/>
        <w:right w:val="none" w:sz="0" w:space="0" w:color="auto"/>
      </w:divBdr>
    </w:div>
    <w:div w:id="681279082">
      <w:marLeft w:val="0"/>
      <w:marRight w:val="0"/>
      <w:marTop w:val="0"/>
      <w:marBottom w:val="0"/>
      <w:divBdr>
        <w:top w:val="none" w:sz="0" w:space="0" w:color="auto"/>
        <w:left w:val="none" w:sz="0" w:space="0" w:color="auto"/>
        <w:bottom w:val="none" w:sz="0" w:space="0" w:color="auto"/>
        <w:right w:val="none" w:sz="0" w:space="0" w:color="auto"/>
      </w:divBdr>
    </w:div>
    <w:div w:id="687759705">
      <w:marLeft w:val="0"/>
      <w:marRight w:val="0"/>
      <w:marTop w:val="0"/>
      <w:marBottom w:val="0"/>
      <w:divBdr>
        <w:top w:val="none" w:sz="0" w:space="0" w:color="auto"/>
        <w:left w:val="none" w:sz="0" w:space="0" w:color="auto"/>
        <w:bottom w:val="none" w:sz="0" w:space="0" w:color="auto"/>
        <w:right w:val="none" w:sz="0" w:space="0" w:color="auto"/>
      </w:divBdr>
    </w:div>
    <w:div w:id="698092694">
      <w:marLeft w:val="0"/>
      <w:marRight w:val="0"/>
      <w:marTop w:val="0"/>
      <w:marBottom w:val="0"/>
      <w:divBdr>
        <w:top w:val="none" w:sz="0" w:space="0" w:color="auto"/>
        <w:left w:val="none" w:sz="0" w:space="0" w:color="auto"/>
        <w:bottom w:val="none" w:sz="0" w:space="0" w:color="auto"/>
        <w:right w:val="none" w:sz="0" w:space="0" w:color="auto"/>
      </w:divBdr>
    </w:div>
    <w:div w:id="700672164">
      <w:marLeft w:val="0"/>
      <w:marRight w:val="0"/>
      <w:marTop w:val="0"/>
      <w:marBottom w:val="0"/>
      <w:divBdr>
        <w:top w:val="none" w:sz="0" w:space="0" w:color="auto"/>
        <w:left w:val="none" w:sz="0" w:space="0" w:color="auto"/>
        <w:bottom w:val="none" w:sz="0" w:space="0" w:color="auto"/>
        <w:right w:val="none" w:sz="0" w:space="0" w:color="auto"/>
      </w:divBdr>
    </w:div>
    <w:div w:id="712652236">
      <w:marLeft w:val="0"/>
      <w:marRight w:val="0"/>
      <w:marTop w:val="0"/>
      <w:marBottom w:val="0"/>
      <w:divBdr>
        <w:top w:val="none" w:sz="0" w:space="0" w:color="auto"/>
        <w:left w:val="none" w:sz="0" w:space="0" w:color="auto"/>
        <w:bottom w:val="none" w:sz="0" w:space="0" w:color="auto"/>
        <w:right w:val="none" w:sz="0" w:space="0" w:color="auto"/>
      </w:divBdr>
    </w:div>
    <w:div w:id="746999801">
      <w:marLeft w:val="0"/>
      <w:marRight w:val="0"/>
      <w:marTop w:val="0"/>
      <w:marBottom w:val="0"/>
      <w:divBdr>
        <w:top w:val="none" w:sz="0" w:space="0" w:color="auto"/>
        <w:left w:val="none" w:sz="0" w:space="0" w:color="auto"/>
        <w:bottom w:val="none" w:sz="0" w:space="0" w:color="auto"/>
        <w:right w:val="none" w:sz="0" w:space="0" w:color="auto"/>
      </w:divBdr>
    </w:div>
    <w:div w:id="775750657">
      <w:marLeft w:val="0"/>
      <w:marRight w:val="0"/>
      <w:marTop w:val="0"/>
      <w:marBottom w:val="0"/>
      <w:divBdr>
        <w:top w:val="none" w:sz="0" w:space="0" w:color="auto"/>
        <w:left w:val="none" w:sz="0" w:space="0" w:color="auto"/>
        <w:bottom w:val="none" w:sz="0" w:space="0" w:color="auto"/>
        <w:right w:val="none" w:sz="0" w:space="0" w:color="auto"/>
      </w:divBdr>
    </w:div>
    <w:div w:id="790394149">
      <w:marLeft w:val="0"/>
      <w:marRight w:val="0"/>
      <w:marTop w:val="0"/>
      <w:marBottom w:val="0"/>
      <w:divBdr>
        <w:top w:val="none" w:sz="0" w:space="0" w:color="auto"/>
        <w:left w:val="none" w:sz="0" w:space="0" w:color="auto"/>
        <w:bottom w:val="none" w:sz="0" w:space="0" w:color="auto"/>
        <w:right w:val="none" w:sz="0" w:space="0" w:color="auto"/>
      </w:divBdr>
    </w:div>
    <w:div w:id="795484425">
      <w:marLeft w:val="0"/>
      <w:marRight w:val="0"/>
      <w:marTop w:val="0"/>
      <w:marBottom w:val="0"/>
      <w:divBdr>
        <w:top w:val="none" w:sz="0" w:space="0" w:color="auto"/>
        <w:left w:val="none" w:sz="0" w:space="0" w:color="auto"/>
        <w:bottom w:val="none" w:sz="0" w:space="0" w:color="auto"/>
        <w:right w:val="none" w:sz="0" w:space="0" w:color="auto"/>
      </w:divBdr>
    </w:div>
    <w:div w:id="812791678">
      <w:marLeft w:val="0"/>
      <w:marRight w:val="0"/>
      <w:marTop w:val="0"/>
      <w:marBottom w:val="0"/>
      <w:divBdr>
        <w:top w:val="none" w:sz="0" w:space="0" w:color="auto"/>
        <w:left w:val="none" w:sz="0" w:space="0" w:color="auto"/>
        <w:bottom w:val="none" w:sz="0" w:space="0" w:color="auto"/>
        <w:right w:val="none" w:sz="0" w:space="0" w:color="auto"/>
      </w:divBdr>
    </w:div>
    <w:div w:id="820004489">
      <w:marLeft w:val="0"/>
      <w:marRight w:val="0"/>
      <w:marTop w:val="0"/>
      <w:marBottom w:val="0"/>
      <w:divBdr>
        <w:top w:val="none" w:sz="0" w:space="0" w:color="auto"/>
        <w:left w:val="none" w:sz="0" w:space="0" w:color="auto"/>
        <w:bottom w:val="none" w:sz="0" w:space="0" w:color="auto"/>
        <w:right w:val="none" w:sz="0" w:space="0" w:color="auto"/>
      </w:divBdr>
    </w:div>
    <w:div w:id="829171569">
      <w:marLeft w:val="0"/>
      <w:marRight w:val="0"/>
      <w:marTop w:val="0"/>
      <w:marBottom w:val="0"/>
      <w:divBdr>
        <w:top w:val="none" w:sz="0" w:space="0" w:color="auto"/>
        <w:left w:val="none" w:sz="0" w:space="0" w:color="auto"/>
        <w:bottom w:val="none" w:sz="0" w:space="0" w:color="auto"/>
        <w:right w:val="none" w:sz="0" w:space="0" w:color="auto"/>
      </w:divBdr>
    </w:div>
    <w:div w:id="838890557">
      <w:bodyDiv w:val="1"/>
      <w:marLeft w:val="0"/>
      <w:marRight w:val="0"/>
      <w:marTop w:val="0"/>
      <w:marBottom w:val="0"/>
      <w:divBdr>
        <w:top w:val="none" w:sz="0" w:space="0" w:color="auto"/>
        <w:left w:val="none" w:sz="0" w:space="0" w:color="auto"/>
        <w:bottom w:val="none" w:sz="0" w:space="0" w:color="auto"/>
        <w:right w:val="none" w:sz="0" w:space="0" w:color="auto"/>
      </w:divBdr>
    </w:div>
    <w:div w:id="844905597">
      <w:marLeft w:val="0"/>
      <w:marRight w:val="0"/>
      <w:marTop w:val="0"/>
      <w:marBottom w:val="0"/>
      <w:divBdr>
        <w:top w:val="none" w:sz="0" w:space="0" w:color="auto"/>
        <w:left w:val="none" w:sz="0" w:space="0" w:color="auto"/>
        <w:bottom w:val="none" w:sz="0" w:space="0" w:color="auto"/>
        <w:right w:val="none" w:sz="0" w:space="0" w:color="auto"/>
      </w:divBdr>
    </w:div>
    <w:div w:id="847788819">
      <w:marLeft w:val="0"/>
      <w:marRight w:val="0"/>
      <w:marTop w:val="0"/>
      <w:marBottom w:val="0"/>
      <w:divBdr>
        <w:top w:val="none" w:sz="0" w:space="0" w:color="auto"/>
        <w:left w:val="none" w:sz="0" w:space="0" w:color="auto"/>
        <w:bottom w:val="none" w:sz="0" w:space="0" w:color="auto"/>
        <w:right w:val="none" w:sz="0" w:space="0" w:color="auto"/>
      </w:divBdr>
    </w:div>
    <w:div w:id="867184817">
      <w:marLeft w:val="0"/>
      <w:marRight w:val="0"/>
      <w:marTop w:val="0"/>
      <w:marBottom w:val="0"/>
      <w:divBdr>
        <w:top w:val="none" w:sz="0" w:space="0" w:color="auto"/>
        <w:left w:val="none" w:sz="0" w:space="0" w:color="auto"/>
        <w:bottom w:val="none" w:sz="0" w:space="0" w:color="auto"/>
        <w:right w:val="none" w:sz="0" w:space="0" w:color="auto"/>
      </w:divBdr>
    </w:div>
    <w:div w:id="875771640">
      <w:marLeft w:val="0"/>
      <w:marRight w:val="0"/>
      <w:marTop w:val="0"/>
      <w:marBottom w:val="0"/>
      <w:divBdr>
        <w:top w:val="none" w:sz="0" w:space="0" w:color="auto"/>
        <w:left w:val="none" w:sz="0" w:space="0" w:color="auto"/>
        <w:bottom w:val="none" w:sz="0" w:space="0" w:color="auto"/>
        <w:right w:val="none" w:sz="0" w:space="0" w:color="auto"/>
      </w:divBdr>
    </w:div>
    <w:div w:id="885332259">
      <w:marLeft w:val="0"/>
      <w:marRight w:val="150"/>
      <w:marTop w:val="0"/>
      <w:marBottom w:val="0"/>
      <w:divBdr>
        <w:top w:val="none" w:sz="0" w:space="0" w:color="auto"/>
        <w:left w:val="none" w:sz="0" w:space="0" w:color="auto"/>
        <w:bottom w:val="none" w:sz="0" w:space="0" w:color="auto"/>
        <w:right w:val="none" w:sz="0" w:space="0" w:color="auto"/>
      </w:divBdr>
      <w:divsChild>
        <w:div w:id="295140605">
          <w:marLeft w:val="0"/>
          <w:marRight w:val="150"/>
          <w:marTop w:val="0"/>
          <w:marBottom w:val="0"/>
          <w:divBdr>
            <w:top w:val="none" w:sz="0" w:space="0" w:color="auto"/>
            <w:left w:val="none" w:sz="0" w:space="0" w:color="auto"/>
            <w:bottom w:val="none" w:sz="0" w:space="0" w:color="auto"/>
            <w:right w:val="none" w:sz="0" w:space="0" w:color="auto"/>
          </w:divBdr>
        </w:div>
      </w:divsChild>
    </w:div>
    <w:div w:id="907495253">
      <w:marLeft w:val="0"/>
      <w:marRight w:val="0"/>
      <w:marTop w:val="0"/>
      <w:marBottom w:val="0"/>
      <w:divBdr>
        <w:top w:val="none" w:sz="0" w:space="0" w:color="auto"/>
        <w:left w:val="none" w:sz="0" w:space="0" w:color="auto"/>
        <w:bottom w:val="none" w:sz="0" w:space="0" w:color="auto"/>
        <w:right w:val="none" w:sz="0" w:space="0" w:color="auto"/>
      </w:divBdr>
    </w:div>
    <w:div w:id="909383081">
      <w:marLeft w:val="0"/>
      <w:marRight w:val="0"/>
      <w:marTop w:val="0"/>
      <w:marBottom w:val="0"/>
      <w:divBdr>
        <w:top w:val="none" w:sz="0" w:space="0" w:color="auto"/>
        <w:left w:val="none" w:sz="0" w:space="0" w:color="auto"/>
        <w:bottom w:val="none" w:sz="0" w:space="0" w:color="auto"/>
        <w:right w:val="none" w:sz="0" w:space="0" w:color="auto"/>
      </w:divBdr>
    </w:div>
    <w:div w:id="919019810">
      <w:marLeft w:val="0"/>
      <w:marRight w:val="0"/>
      <w:marTop w:val="0"/>
      <w:marBottom w:val="0"/>
      <w:divBdr>
        <w:top w:val="none" w:sz="0" w:space="0" w:color="auto"/>
        <w:left w:val="none" w:sz="0" w:space="0" w:color="auto"/>
        <w:bottom w:val="none" w:sz="0" w:space="0" w:color="auto"/>
        <w:right w:val="none" w:sz="0" w:space="0" w:color="auto"/>
      </w:divBdr>
    </w:div>
    <w:div w:id="933054299">
      <w:bodyDiv w:val="1"/>
      <w:marLeft w:val="0"/>
      <w:marRight w:val="0"/>
      <w:marTop w:val="0"/>
      <w:marBottom w:val="0"/>
      <w:divBdr>
        <w:top w:val="none" w:sz="0" w:space="0" w:color="auto"/>
        <w:left w:val="none" w:sz="0" w:space="0" w:color="auto"/>
        <w:bottom w:val="none" w:sz="0" w:space="0" w:color="auto"/>
        <w:right w:val="none" w:sz="0" w:space="0" w:color="auto"/>
      </w:divBdr>
    </w:div>
    <w:div w:id="936248907">
      <w:marLeft w:val="0"/>
      <w:marRight w:val="0"/>
      <w:marTop w:val="0"/>
      <w:marBottom w:val="0"/>
      <w:divBdr>
        <w:top w:val="none" w:sz="0" w:space="0" w:color="auto"/>
        <w:left w:val="none" w:sz="0" w:space="0" w:color="auto"/>
        <w:bottom w:val="none" w:sz="0" w:space="0" w:color="auto"/>
        <w:right w:val="none" w:sz="0" w:space="0" w:color="auto"/>
      </w:divBdr>
    </w:div>
    <w:div w:id="949631932">
      <w:marLeft w:val="0"/>
      <w:marRight w:val="0"/>
      <w:marTop w:val="0"/>
      <w:marBottom w:val="0"/>
      <w:divBdr>
        <w:top w:val="none" w:sz="0" w:space="0" w:color="auto"/>
        <w:left w:val="none" w:sz="0" w:space="0" w:color="auto"/>
        <w:bottom w:val="none" w:sz="0" w:space="0" w:color="auto"/>
        <w:right w:val="none" w:sz="0" w:space="0" w:color="auto"/>
      </w:divBdr>
    </w:div>
    <w:div w:id="954487676">
      <w:bodyDiv w:val="1"/>
      <w:marLeft w:val="0"/>
      <w:marRight w:val="0"/>
      <w:marTop w:val="0"/>
      <w:marBottom w:val="0"/>
      <w:divBdr>
        <w:top w:val="none" w:sz="0" w:space="0" w:color="auto"/>
        <w:left w:val="none" w:sz="0" w:space="0" w:color="auto"/>
        <w:bottom w:val="none" w:sz="0" w:space="0" w:color="auto"/>
        <w:right w:val="none" w:sz="0" w:space="0" w:color="auto"/>
      </w:divBdr>
    </w:div>
    <w:div w:id="966549630">
      <w:marLeft w:val="0"/>
      <w:marRight w:val="0"/>
      <w:marTop w:val="0"/>
      <w:marBottom w:val="0"/>
      <w:divBdr>
        <w:top w:val="none" w:sz="0" w:space="0" w:color="auto"/>
        <w:left w:val="none" w:sz="0" w:space="0" w:color="auto"/>
        <w:bottom w:val="none" w:sz="0" w:space="0" w:color="auto"/>
        <w:right w:val="none" w:sz="0" w:space="0" w:color="auto"/>
      </w:divBdr>
    </w:div>
    <w:div w:id="976884927">
      <w:marLeft w:val="0"/>
      <w:marRight w:val="0"/>
      <w:marTop w:val="0"/>
      <w:marBottom w:val="0"/>
      <w:divBdr>
        <w:top w:val="none" w:sz="0" w:space="0" w:color="auto"/>
        <w:left w:val="none" w:sz="0" w:space="0" w:color="auto"/>
        <w:bottom w:val="none" w:sz="0" w:space="0" w:color="auto"/>
        <w:right w:val="none" w:sz="0" w:space="0" w:color="auto"/>
      </w:divBdr>
    </w:div>
    <w:div w:id="983463449">
      <w:marLeft w:val="0"/>
      <w:marRight w:val="0"/>
      <w:marTop w:val="0"/>
      <w:marBottom w:val="0"/>
      <w:divBdr>
        <w:top w:val="none" w:sz="0" w:space="0" w:color="auto"/>
        <w:left w:val="none" w:sz="0" w:space="0" w:color="auto"/>
        <w:bottom w:val="none" w:sz="0" w:space="0" w:color="auto"/>
        <w:right w:val="none" w:sz="0" w:space="0" w:color="auto"/>
      </w:divBdr>
    </w:div>
    <w:div w:id="985164696">
      <w:marLeft w:val="0"/>
      <w:marRight w:val="0"/>
      <w:marTop w:val="0"/>
      <w:marBottom w:val="0"/>
      <w:divBdr>
        <w:top w:val="none" w:sz="0" w:space="0" w:color="auto"/>
        <w:left w:val="none" w:sz="0" w:space="0" w:color="auto"/>
        <w:bottom w:val="none" w:sz="0" w:space="0" w:color="auto"/>
        <w:right w:val="none" w:sz="0" w:space="0" w:color="auto"/>
      </w:divBdr>
    </w:div>
    <w:div w:id="985627356">
      <w:marLeft w:val="0"/>
      <w:marRight w:val="0"/>
      <w:marTop w:val="0"/>
      <w:marBottom w:val="0"/>
      <w:divBdr>
        <w:top w:val="none" w:sz="0" w:space="0" w:color="auto"/>
        <w:left w:val="none" w:sz="0" w:space="0" w:color="auto"/>
        <w:bottom w:val="none" w:sz="0" w:space="0" w:color="auto"/>
        <w:right w:val="none" w:sz="0" w:space="0" w:color="auto"/>
      </w:divBdr>
    </w:div>
    <w:div w:id="1001928247">
      <w:marLeft w:val="0"/>
      <w:marRight w:val="0"/>
      <w:marTop w:val="0"/>
      <w:marBottom w:val="0"/>
      <w:divBdr>
        <w:top w:val="none" w:sz="0" w:space="0" w:color="auto"/>
        <w:left w:val="none" w:sz="0" w:space="0" w:color="auto"/>
        <w:bottom w:val="none" w:sz="0" w:space="0" w:color="auto"/>
        <w:right w:val="none" w:sz="0" w:space="0" w:color="auto"/>
      </w:divBdr>
    </w:div>
    <w:div w:id="1008754509">
      <w:marLeft w:val="0"/>
      <w:marRight w:val="0"/>
      <w:marTop w:val="0"/>
      <w:marBottom w:val="0"/>
      <w:divBdr>
        <w:top w:val="none" w:sz="0" w:space="0" w:color="auto"/>
        <w:left w:val="none" w:sz="0" w:space="0" w:color="auto"/>
        <w:bottom w:val="none" w:sz="0" w:space="0" w:color="auto"/>
        <w:right w:val="none" w:sz="0" w:space="0" w:color="auto"/>
      </w:divBdr>
    </w:div>
    <w:div w:id="1010569274">
      <w:marLeft w:val="0"/>
      <w:marRight w:val="150"/>
      <w:marTop w:val="0"/>
      <w:marBottom w:val="0"/>
      <w:divBdr>
        <w:top w:val="none" w:sz="0" w:space="0" w:color="auto"/>
        <w:left w:val="none" w:sz="0" w:space="0" w:color="auto"/>
        <w:bottom w:val="none" w:sz="0" w:space="0" w:color="auto"/>
        <w:right w:val="none" w:sz="0" w:space="0" w:color="auto"/>
      </w:divBdr>
      <w:divsChild>
        <w:div w:id="565146283">
          <w:marLeft w:val="0"/>
          <w:marRight w:val="150"/>
          <w:marTop w:val="0"/>
          <w:marBottom w:val="0"/>
          <w:divBdr>
            <w:top w:val="none" w:sz="0" w:space="0" w:color="auto"/>
            <w:left w:val="none" w:sz="0" w:space="0" w:color="auto"/>
            <w:bottom w:val="none" w:sz="0" w:space="0" w:color="auto"/>
            <w:right w:val="none" w:sz="0" w:space="0" w:color="auto"/>
          </w:divBdr>
        </w:div>
      </w:divsChild>
    </w:div>
    <w:div w:id="1019545706">
      <w:marLeft w:val="0"/>
      <w:marRight w:val="0"/>
      <w:marTop w:val="0"/>
      <w:marBottom w:val="0"/>
      <w:divBdr>
        <w:top w:val="none" w:sz="0" w:space="0" w:color="auto"/>
        <w:left w:val="none" w:sz="0" w:space="0" w:color="auto"/>
        <w:bottom w:val="none" w:sz="0" w:space="0" w:color="auto"/>
        <w:right w:val="none" w:sz="0" w:space="0" w:color="auto"/>
      </w:divBdr>
    </w:div>
    <w:div w:id="1026826882">
      <w:marLeft w:val="0"/>
      <w:marRight w:val="0"/>
      <w:marTop w:val="0"/>
      <w:marBottom w:val="0"/>
      <w:divBdr>
        <w:top w:val="none" w:sz="0" w:space="0" w:color="auto"/>
        <w:left w:val="none" w:sz="0" w:space="0" w:color="auto"/>
        <w:bottom w:val="none" w:sz="0" w:space="0" w:color="auto"/>
        <w:right w:val="none" w:sz="0" w:space="0" w:color="auto"/>
      </w:divBdr>
    </w:div>
    <w:div w:id="1033113533">
      <w:marLeft w:val="0"/>
      <w:marRight w:val="0"/>
      <w:marTop w:val="0"/>
      <w:marBottom w:val="0"/>
      <w:divBdr>
        <w:top w:val="none" w:sz="0" w:space="0" w:color="auto"/>
        <w:left w:val="none" w:sz="0" w:space="0" w:color="auto"/>
        <w:bottom w:val="none" w:sz="0" w:space="0" w:color="auto"/>
        <w:right w:val="none" w:sz="0" w:space="0" w:color="auto"/>
      </w:divBdr>
    </w:div>
    <w:div w:id="1040126818">
      <w:marLeft w:val="0"/>
      <w:marRight w:val="150"/>
      <w:marTop w:val="0"/>
      <w:marBottom w:val="0"/>
      <w:divBdr>
        <w:top w:val="none" w:sz="0" w:space="0" w:color="auto"/>
        <w:left w:val="none" w:sz="0" w:space="0" w:color="auto"/>
        <w:bottom w:val="none" w:sz="0" w:space="0" w:color="auto"/>
        <w:right w:val="none" w:sz="0" w:space="0" w:color="auto"/>
      </w:divBdr>
      <w:divsChild>
        <w:div w:id="317267224">
          <w:marLeft w:val="0"/>
          <w:marRight w:val="150"/>
          <w:marTop w:val="0"/>
          <w:marBottom w:val="0"/>
          <w:divBdr>
            <w:top w:val="none" w:sz="0" w:space="0" w:color="auto"/>
            <w:left w:val="none" w:sz="0" w:space="0" w:color="auto"/>
            <w:bottom w:val="none" w:sz="0" w:space="0" w:color="auto"/>
            <w:right w:val="none" w:sz="0" w:space="0" w:color="auto"/>
          </w:divBdr>
        </w:div>
      </w:divsChild>
    </w:div>
    <w:div w:id="1050570633">
      <w:marLeft w:val="0"/>
      <w:marRight w:val="0"/>
      <w:marTop w:val="0"/>
      <w:marBottom w:val="0"/>
      <w:divBdr>
        <w:top w:val="none" w:sz="0" w:space="0" w:color="auto"/>
        <w:left w:val="none" w:sz="0" w:space="0" w:color="auto"/>
        <w:bottom w:val="none" w:sz="0" w:space="0" w:color="auto"/>
        <w:right w:val="none" w:sz="0" w:space="0" w:color="auto"/>
      </w:divBdr>
    </w:div>
    <w:div w:id="1061947863">
      <w:marLeft w:val="0"/>
      <w:marRight w:val="0"/>
      <w:marTop w:val="0"/>
      <w:marBottom w:val="0"/>
      <w:divBdr>
        <w:top w:val="none" w:sz="0" w:space="0" w:color="auto"/>
        <w:left w:val="none" w:sz="0" w:space="0" w:color="auto"/>
        <w:bottom w:val="none" w:sz="0" w:space="0" w:color="auto"/>
        <w:right w:val="none" w:sz="0" w:space="0" w:color="auto"/>
      </w:divBdr>
    </w:div>
    <w:div w:id="1081295338">
      <w:marLeft w:val="0"/>
      <w:marRight w:val="0"/>
      <w:marTop w:val="0"/>
      <w:marBottom w:val="0"/>
      <w:divBdr>
        <w:top w:val="none" w:sz="0" w:space="0" w:color="auto"/>
        <w:left w:val="none" w:sz="0" w:space="0" w:color="auto"/>
        <w:bottom w:val="none" w:sz="0" w:space="0" w:color="auto"/>
        <w:right w:val="none" w:sz="0" w:space="0" w:color="auto"/>
      </w:divBdr>
    </w:div>
    <w:div w:id="1155217281">
      <w:marLeft w:val="0"/>
      <w:marRight w:val="0"/>
      <w:marTop w:val="0"/>
      <w:marBottom w:val="0"/>
      <w:divBdr>
        <w:top w:val="none" w:sz="0" w:space="0" w:color="auto"/>
        <w:left w:val="none" w:sz="0" w:space="0" w:color="auto"/>
        <w:bottom w:val="none" w:sz="0" w:space="0" w:color="auto"/>
        <w:right w:val="none" w:sz="0" w:space="0" w:color="auto"/>
      </w:divBdr>
    </w:div>
    <w:div w:id="1190486396">
      <w:marLeft w:val="0"/>
      <w:marRight w:val="0"/>
      <w:marTop w:val="0"/>
      <w:marBottom w:val="0"/>
      <w:divBdr>
        <w:top w:val="none" w:sz="0" w:space="0" w:color="auto"/>
        <w:left w:val="none" w:sz="0" w:space="0" w:color="auto"/>
        <w:bottom w:val="none" w:sz="0" w:space="0" w:color="auto"/>
        <w:right w:val="none" w:sz="0" w:space="0" w:color="auto"/>
      </w:divBdr>
    </w:div>
    <w:div w:id="1195122137">
      <w:marLeft w:val="0"/>
      <w:marRight w:val="0"/>
      <w:marTop w:val="0"/>
      <w:marBottom w:val="0"/>
      <w:divBdr>
        <w:top w:val="none" w:sz="0" w:space="0" w:color="auto"/>
        <w:left w:val="none" w:sz="0" w:space="0" w:color="auto"/>
        <w:bottom w:val="none" w:sz="0" w:space="0" w:color="auto"/>
        <w:right w:val="none" w:sz="0" w:space="0" w:color="auto"/>
      </w:divBdr>
    </w:div>
    <w:div w:id="1195338881">
      <w:marLeft w:val="0"/>
      <w:marRight w:val="0"/>
      <w:marTop w:val="0"/>
      <w:marBottom w:val="0"/>
      <w:divBdr>
        <w:top w:val="none" w:sz="0" w:space="0" w:color="auto"/>
        <w:left w:val="none" w:sz="0" w:space="0" w:color="auto"/>
        <w:bottom w:val="none" w:sz="0" w:space="0" w:color="auto"/>
        <w:right w:val="none" w:sz="0" w:space="0" w:color="auto"/>
      </w:divBdr>
    </w:div>
    <w:div w:id="1212767356">
      <w:marLeft w:val="0"/>
      <w:marRight w:val="0"/>
      <w:marTop w:val="0"/>
      <w:marBottom w:val="0"/>
      <w:divBdr>
        <w:top w:val="none" w:sz="0" w:space="0" w:color="auto"/>
        <w:left w:val="none" w:sz="0" w:space="0" w:color="auto"/>
        <w:bottom w:val="none" w:sz="0" w:space="0" w:color="auto"/>
        <w:right w:val="none" w:sz="0" w:space="0" w:color="auto"/>
      </w:divBdr>
    </w:div>
    <w:div w:id="1216233167">
      <w:marLeft w:val="0"/>
      <w:marRight w:val="0"/>
      <w:marTop w:val="0"/>
      <w:marBottom w:val="0"/>
      <w:divBdr>
        <w:top w:val="none" w:sz="0" w:space="0" w:color="auto"/>
        <w:left w:val="none" w:sz="0" w:space="0" w:color="auto"/>
        <w:bottom w:val="none" w:sz="0" w:space="0" w:color="auto"/>
        <w:right w:val="none" w:sz="0" w:space="0" w:color="auto"/>
      </w:divBdr>
    </w:div>
    <w:div w:id="1225681212">
      <w:marLeft w:val="0"/>
      <w:marRight w:val="0"/>
      <w:marTop w:val="0"/>
      <w:marBottom w:val="0"/>
      <w:divBdr>
        <w:top w:val="none" w:sz="0" w:space="0" w:color="auto"/>
        <w:left w:val="none" w:sz="0" w:space="0" w:color="auto"/>
        <w:bottom w:val="none" w:sz="0" w:space="0" w:color="auto"/>
        <w:right w:val="none" w:sz="0" w:space="0" w:color="auto"/>
      </w:divBdr>
    </w:div>
    <w:div w:id="1235777214">
      <w:marLeft w:val="0"/>
      <w:marRight w:val="0"/>
      <w:marTop w:val="0"/>
      <w:marBottom w:val="0"/>
      <w:divBdr>
        <w:top w:val="none" w:sz="0" w:space="0" w:color="auto"/>
        <w:left w:val="none" w:sz="0" w:space="0" w:color="auto"/>
        <w:bottom w:val="none" w:sz="0" w:space="0" w:color="auto"/>
        <w:right w:val="none" w:sz="0" w:space="0" w:color="auto"/>
      </w:divBdr>
    </w:div>
    <w:div w:id="1244071203">
      <w:marLeft w:val="0"/>
      <w:marRight w:val="0"/>
      <w:marTop w:val="0"/>
      <w:marBottom w:val="0"/>
      <w:divBdr>
        <w:top w:val="none" w:sz="0" w:space="0" w:color="auto"/>
        <w:left w:val="none" w:sz="0" w:space="0" w:color="auto"/>
        <w:bottom w:val="none" w:sz="0" w:space="0" w:color="auto"/>
        <w:right w:val="none" w:sz="0" w:space="0" w:color="auto"/>
      </w:divBdr>
    </w:div>
    <w:div w:id="1253195822">
      <w:marLeft w:val="0"/>
      <w:marRight w:val="0"/>
      <w:marTop w:val="0"/>
      <w:marBottom w:val="0"/>
      <w:divBdr>
        <w:top w:val="none" w:sz="0" w:space="0" w:color="auto"/>
        <w:left w:val="none" w:sz="0" w:space="0" w:color="auto"/>
        <w:bottom w:val="none" w:sz="0" w:space="0" w:color="auto"/>
        <w:right w:val="none" w:sz="0" w:space="0" w:color="auto"/>
      </w:divBdr>
    </w:div>
    <w:div w:id="1261257079">
      <w:marLeft w:val="0"/>
      <w:marRight w:val="0"/>
      <w:marTop w:val="0"/>
      <w:marBottom w:val="0"/>
      <w:divBdr>
        <w:top w:val="none" w:sz="0" w:space="0" w:color="auto"/>
        <w:left w:val="none" w:sz="0" w:space="0" w:color="auto"/>
        <w:bottom w:val="none" w:sz="0" w:space="0" w:color="auto"/>
        <w:right w:val="none" w:sz="0" w:space="0" w:color="auto"/>
      </w:divBdr>
    </w:div>
    <w:div w:id="1286934892">
      <w:marLeft w:val="0"/>
      <w:marRight w:val="0"/>
      <w:marTop w:val="0"/>
      <w:marBottom w:val="0"/>
      <w:divBdr>
        <w:top w:val="none" w:sz="0" w:space="0" w:color="auto"/>
        <w:left w:val="none" w:sz="0" w:space="0" w:color="auto"/>
        <w:bottom w:val="none" w:sz="0" w:space="0" w:color="auto"/>
        <w:right w:val="none" w:sz="0" w:space="0" w:color="auto"/>
      </w:divBdr>
    </w:div>
    <w:div w:id="1292201691">
      <w:marLeft w:val="0"/>
      <w:marRight w:val="0"/>
      <w:marTop w:val="0"/>
      <w:marBottom w:val="0"/>
      <w:divBdr>
        <w:top w:val="none" w:sz="0" w:space="0" w:color="auto"/>
        <w:left w:val="none" w:sz="0" w:space="0" w:color="auto"/>
        <w:bottom w:val="none" w:sz="0" w:space="0" w:color="auto"/>
        <w:right w:val="none" w:sz="0" w:space="0" w:color="auto"/>
      </w:divBdr>
    </w:div>
    <w:div w:id="1293629796">
      <w:marLeft w:val="0"/>
      <w:marRight w:val="0"/>
      <w:marTop w:val="0"/>
      <w:marBottom w:val="0"/>
      <w:divBdr>
        <w:top w:val="none" w:sz="0" w:space="0" w:color="auto"/>
        <w:left w:val="none" w:sz="0" w:space="0" w:color="auto"/>
        <w:bottom w:val="none" w:sz="0" w:space="0" w:color="auto"/>
        <w:right w:val="none" w:sz="0" w:space="0" w:color="auto"/>
      </w:divBdr>
    </w:div>
    <w:div w:id="1308704196">
      <w:marLeft w:val="0"/>
      <w:marRight w:val="150"/>
      <w:marTop w:val="0"/>
      <w:marBottom w:val="0"/>
      <w:divBdr>
        <w:top w:val="none" w:sz="0" w:space="0" w:color="auto"/>
        <w:left w:val="none" w:sz="0" w:space="0" w:color="auto"/>
        <w:bottom w:val="none" w:sz="0" w:space="0" w:color="auto"/>
        <w:right w:val="none" w:sz="0" w:space="0" w:color="auto"/>
      </w:divBdr>
      <w:divsChild>
        <w:div w:id="782530207">
          <w:marLeft w:val="0"/>
          <w:marRight w:val="150"/>
          <w:marTop w:val="0"/>
          <w:marBottom w:val="0"/>
          <w:divBdr>
            <w:top w:val="none" w:sz="0" w:space="0" w:color="auto"/>
            <w:left w:val="none" w:sz="0" w:space="0" w:color="auto"/>
            <w:bottom w:val="none" w:sz="0" w:space="0" w:color="auto"/>
            <w:right w:val="none" w:sz="0" w:space="0" w:color="auto"/>
          </w:divBdr>
        </w:div>
      </w:divsChild>
    </w:div>
    <w:div w:id="1323705406">
      <w:marLeft w:val="0"/>
      <w:marRight w:val="0"/>
      <w:marTop w:val="0"/>
      <w:marBottom w:val="0"/>
      <w:divBdr>
        <w:top w:val="none" w:sz="0" w:space="0" w:color="auto"/>
        <w:left w:val="none" w:sz="0" w:space="0" w:color="auto"/>
        <w:bottom w:val="none" w:sz="0" w:space="0" w:color="auto"/>
        <w:right w:val="none" w:sz="0" w:space="0" w:color="auto"/>
      </w:divBdr>
    </w:div>
    <w:div w:id="1348823364">
      <w:marLeft w:val="0"/>
      <w:marRight w:val="0"/>
      <w:marTop w:val="0"/>
      <w:marBottom w:val="0"/>
      <w:divBdr>
        <w:top w:val="none" w:sz="0" w:space="0" w:color="auto"/>
        <w:left w:val="none" w:sz="0" w:space="0" w:color="auto"/>
        <w:bottom w:val="none" w:sz="0" w:space="0" w:color="auto"/>
        <w:right w:val="none" w:sz="0" w:space="0" w:color="auto"/>
      </w:divBdr>
    </w:div>
    <w:div w:id="1350522376">
      <w:marLeft w:val="0"/>
      <w:marRight w:val="0"/>
      <w:marTop w:val="0"/>
      <w:marBottom w:val="0"/>
      <w:divBdr>
        <w:top w:val="none" w:sz="0" w:space="0" w:color="auto"/>
        <w:left w:val="none" w:sz="0" w:space="0" w:color="auto"/>
        <w:bottom w:val="none" w:sz="0" w:space="0" w:color="auto"/>
        <w:right w:val="none" w:sz="0" w:space="0" w:color="auto"/>
      </w:divBdr>
    </w:div>
    <w:div w:id="1352535667">
      <w:marLeft w:val="0"/>
      <w:marRight w:val="0"/>
      <w:marTop w:val="0"/>
      <w:marBottom w:val="0"/>
      <w:divBdr>
        <w:top w:val="none" w:sz="0" w:space="0" w:color="auto"/>
        <w:left w:val="none" w:sz="0" w:space="0" w:color="auto"/>
        <w:bottom w:val="none" w:sz="0" w:space="0" w:color="auto"/>
        <w:right w:val="none" w:sz="0" w:space="0" w:color="auto"/>
      </w:divBdr>
    </w:div>
    <w:div w:id="1373918620">
      <w:marLeft w:val="0"/>
      <w:marRight w:val="0"/>
      <w:marTop w:val="0"/>
      <w:marBottom w:val="0"/>
      <w:divBdr>
        <w:top w:val="none" w:sz="0" w:space="0" w:color="auto"/>
        <w:left w:val="none" w:sz="0" w:space="0" w:color="auto"/>
        <w:bottom w:val="none" w:sz="0" w:space="0" w:color="auto"/>
        <w:right w:val="none" w:sz="0" w:space="0" w:color="auto"/>
      </w:divBdr>
    </w:div>
    <w:div w:id="1379938397">
      <w:marLeft w:val="0"/>
      <w:marRight w:val="0"/>
      <w:marTop w:val="0"/>
      <w:marBottom w:val="0"/>
      <w:divBdr>
        <w:top w:val="none" w:sz="0" w:space="0" w:color="auto"/>
        <w:left w:val="none" w:sz="0" w:space="0" w:color="auto"/>
        <w:bottom w:val="none" w:sz="0" w:space="0" w:color="auto"/>
        <w:right w:val="none" w:sz="0" w:space="0" w:color="auto"/>
      </w:divBdr>
    </w:div>
    <w:div w:id="1380662140">
      <w:marLeft w:val="0"/>
      <w:marRight w:val="0"/>
      <w:marTop w:val="0"/>
      <w:marBottom w:val="0"/>
      <w:divBdr>
        <w:top w:val="none" w:sz="0" w:space="0" w:color="auto"/>
        <w:left w:val="none" w:sz="0" w:space="0" w:color="auto"/>
        <w:bottom w:val="none" w:sz="0" w:space="0" w:color="auto"/>
        <w:right w:val="none" w:sz="0" w:space="0" w:color="auto"/>
      </w:divBdr>
    </w:div>
    <w:div w:id="1384718751">
      <w:marLeft w:val="0"/>
      <w:marRight w:val="0"/>
      <w:marTop w:val="0"/>
      <w:marBottom w:val="0"/>
      <w:divBdr>
        <w:top w:val="none" w:sz="0" w:space="0" w:color="auto"/>
        <w:left w:val="none" w:sz="0" w:space="0" w:color="auto"/>
        <w:bottom w:val="none" w:sz="0" w:space="0" w:color="auto"/>
        <w:right w:val="none" w:sz="0" w:space="0" w:color="auto"/>
      </w:divBdr>
    </w:div>
    <w:div w:id="1394693285">
      <w:marLeft w:val="0"/>
      <w:marRight w:val="0"/>
      <w:marTop w:val="0"/>
      <w:marBottom w:val="0"/>
      <w:divBdr>
        <w:top w:val="none" w:sz="0" w:space="0" w:color="auto"/>
        <w:left w:val="none" w:sz="0" w:space="0" w:color="auto"/>
        <w:bottom w:val="none" w:sz="0" w:space="0" w:color="auto"/>
        <w:right w:val="none" w:sz="0" w:space="0" w:color="auto"/>
      </w:divBdr>
    </w:div>
    <w:div w:id="1405567160">
      <w:marLeft w:val="0"/>
      <w:marRight w:val="0"/>
      <w:marTop w:val="0"/>
      <w:marBottom w:val="0"/>
      <w:divBdr>
        <w:top w:val="none" w:sz="0" w:space="0" w:color="auto"/>
        <w:left w:val="none" w:sz="0" w:space="0" w:color="auto"/>
        <w:bottom w:val="none" w:sz="0" w:space="0" w:color="auto"/>
        <w:right w:val="none" w:sz="0" w:space="0" w:color="auto"/>
      </w:divBdr>
    </w:div>
    <w:div w:id="1411267031">
      <w:marLeft w:val="0"/>
      <w:marRight w:val="150"/>
      <w:marTop w:val="0"/>
      <w:marBottom w:val="0"/>
      <w:divBdr>
        <w:top w:val="none" w:sz="0" w:space="0" w:color="auto"/>
        <w:left w:val="none" w:sz="0" w:space="0" w:color="auto"/>
        <w:bottom w:val="none" w:sz="0" w:space="0" w:color="auto"/>
        <w:right w:val="none" w:sz="0" w:space="0" w:color="auto"/>
      </w:divBdr>
      <w:divsChild>
        <w:div w:id="66419866">
          <w:marLeft w:val="0"/>
          <w:marRight w:val="150"/>
          <w:marTop w:val="0"/>
          <w:marBottom w:val="0"/>
          <w:divBdr>
            <w:top w:val="none" w:sz="0" w:space="0" w:color="auto"/>
            <w:left w:val="none" w:sz="0" w:space="0" w:color="auto"/>
            <w:bottom w:val="none" w:sz="0" w:space="0" w:color="auto"/>
            <w:right w:val="none" w:sz="0" w:space="0" w:color="auto"/>
          </w:divBdr>
        </w:div>
      </w:divsChild>
    </w:div>
    <w:div w:id="1412655177">
      <w:marLeft w:val="0"/>
      <w:marRight w:val="0"/>
      <w:marTop w:val="0"/>
      <w:marBottom w:val="0"/>
      <w:divBdr>
        <w:top w:val="none" w:sz="0" w:space="0" w:color="auto"/>
        <w:left w:val="none" w:sz="0" w:space="0" w:color="auto"/>
        <w:bottom w:val="none" w:sz="0" w:space="0" w:color="auto"/>
        <w:right w:val="none" w:sz="0" w:space="0" w:color="auto"/>
      </w:divBdr>
    </w:div>
    <w:div w:id="1459492236">
      <w:marLeft w:val="0"/>
      <w:marRight w:val="0"/>
      <w:marTop w:val="0"/>
      <w:marBottom w:val="0"/>
      <w:divBdr>
        <w:top w:val="none" w:sz="0" w:space="0" w:color="auto"/>
        <w:left w:val="none" w:sz="0" w:space="0" w:color="auto"/>
        <w:bottom w:val="none" w:sz="0" w:space="0" w:color="auto"/>
        <w:right w:val="none" w:sz="0" w:space="0" w:color="auto"/>
      </w:divBdr>
    </w:div>
    <w:div w:id="1459958356">
      <w:marLeft w:val="0"/>
      <w:marRight w:val="0"/>
      <w:marTop w:val="0"/>
      <w:marBottom w:val="0"/>
      <w:divBdr>
        <w:top w:val="none" w:sz="0" w:space="0" w:color="auto"/>
        <w:left w:val="none" w:sz="0" w:space="0" w:color="auto"/>
        <w:bottom w:val="none" w:sz="0" w:space="0" w:color="auto"/>
        <w:right w:val="none" w:sz="0" w:space="0" w:color="auto"/>
      </w:divBdr>
    </w:div>
    <w:div w:id="1469975725">
      <w:marLeft w:val="0"/>
      <w:marRight w:val="0"/>
      <w:marTop w:val="0"/>
      <w:marBottom w:val="0"/>
      <w:divBdr>
        <w:top w:val="none" w:sz="0" w:space="0" w:color="auto"/>
        <w:left w:val="none" w:sz="0" w:space="0" w:color="auto"/>
        <w:bottom w:val="none" w:sz="0" w:space="0" w:color="auto"/>
        <w:right w:val="none" w:sz="0" w:space="0" w:color="auto"/>
      </w:divBdr>
    </w:div>
    <w:div w:id="1474446644">
      <w:marLeft w:val="0"/>
      <w:marRight w:val="0"/>
      <w:marTop w:val="0"/>
      <w:marBottom w:val="0"/>
      <w:divBdr>
        <w:top w:val="none" w:sz="0" w:space="0" w:color="auto"/>
        <w:left w:val="none" w:sz="0" w:space="0" w:color="auto"/>
        <w:bottom w:val="none" w:sz="0" w:space="0" w:color="auto"/>
        <w:right w:val="none" w:sz="0" w:space="0" w:color="auto"/>
      </w:divBdr>
    </w:div>
    <w:div w:id="1482960814">
      <w:marLeft w:val="0"/>
      <w:marRight w:val="0"/>
      <w:marTop w:val="0"/>
      <w:marBottom w:val="0"/>
      <w:divBdr>
        <w:top w:val="none" w:sz="0" w:space="0" w:color="auto"/>
        <w:left w:val="none" w:sz="0" w:space="0" w:color="auto"/>
        <w:bottom w:val="none" w:sz="0" w:space="0" w:color="auto"/>
        <w:right w:val="none" w:sz="0" w:space="0" w:color="auto"/>
      </w:divBdr>
    </w:div>
    <w:div w:id="1492334113">
      <w:marLeft w:val="0"/>
      <w:marRight w:val="0"/>
      <w:marTop w:val="0"/>
      <w:marBottom w:val="0"/>
      <w:divBdr>
        <w:top w:val="none" w:sz="0" w:space="0" w:color="auto"/>
        <w:left w:val="none" w:sz="0" w:space="0" w:color="auto"/>
        <w:bottom w:val="none" w:sz="0" w:space="0" w:color="auto"/>
        <w:right w:val="none" w:sz="0" w:space="0" w:color="auto"/>
      </w:divBdr>
    </w:div>
    <w:div w:id="1500190936">
      <w:marLeft w:val="0"/>
      <w:marRight w:val="0"/>
      <w:marTop w:val="0"/>
      <w:marBottom w:val="0"/>
      <w:divBdr>
        <w:top w:val="none" w:sz="0" w:space="0" w:color="auto"/>
        <w:left w:val="none" w:sz="0" w:space="0" w:color="auto"/>
        <w:bottom w:val="none" w:sz="0" w:space="0" w:color="auto"/>
        <w:right w:val="none" w:sz="0" w:space="0" w:color="auto"/>
      </w:divBdr>
    </w:div>
    <w:div w:id="1502550037">
      <w:marLeft w:val="0"/>
      <w:marRight w:val="0"/>
      <w:marTop w:val="0"/>
      <w:marBottom w:val="0"/>
      <w:divBdr>
        <w:top w:val="none" w:sz="0" w:space="0" w:color="auto"/>
        <w:left w:val="none" w:sz="0" w:space="0" w:color="auto"/>
        <w:bottom w:val="none" w:sz="0" w:space="0" w:color="auto"/>
        <w:right w:val="none" w:sz="0" w:space="0" w:color="auto"/>
      </w:divBdr>
    </w:div>
    <w:div w:id="1515336704">
      <w:marLeft w:val="0"/>
      <w:marRight w:val="0"/>
      <w:marTop w:val="0"/>
      <w:marBottom w:val="0"/>
      <w:divBdr>
        <w:top w:val="none" w:sz="0" w:space="0" w:color="auto"/>
        <w:left w:val="none" w:sz="0" w:space="0" w:color="auto"/>
        <w:bottom w:val="none" w:sz="0" w:space="0" w:color="auto"/>
        <w:right w:val="none" w:sz="0" w:space="0" w:color="auto"/>
      </w:divBdr>
    </w:div>
    <w:div w:id="1516769699">
      <w:marLeft w:val="0"/>
      <w:marRight w:val="0"/>
      <w:marTop w:val="0"/>
      <w:marBottom w:val="0"/>
      <w:divBdr>
        <w:top w:val="none" w:sz="0" w:space="0" w:color="auto"/>
        <w:left w:val="none" w:sz="0" w:space="0" w:color="auto"/>
        <w:bottom w:val="none" w:sz="0" w:space="0" w:color="auto"/>
        <w:right w:val="none" w:sz="0" w:space="0" w:color="auto"/>
      </w:divBdr>
    </w:div>
    <w:div w:id="1529759093">
      <w:marLeft w:val="0"/>
      <w:marRight w:val="0"/>
      <w:marTop w:val="0"/>
      <w:marBottom w:val="0"/>
      <w:divBdr>
        <w:top w:val="none" w:sz="0" w:space="0" w:color="auto"/>
        <w:left w:val="none" w:sz="0" w:space="0" w:color="auto"/>
        <w:bottom w:val="none" w:sz="0" w:space="0" w:color="auto"/>
        <w:right w:val="none" w:sz="0" w:space="0" w:color="auto"/>
      </w:divBdr>
    </w:div>
    <w:div w:id="1535000566">
      <w:marLeft w:val="0"/>
      <w:marRight w:val="0"/>
      <w:marTop w:val="0"/>
      <w:marBottom w:val="0"/>
      <w:divBdr>
        <w:top w:val="none" w:sz="0" w:space="0" w:color="auto"/>
        <w:left w:val="none" w:sz="0" w:space="0" w:color="auto"/>
        <w:bottom w:val="none" w:sz="0" w:space="0" w:color="auto"/>
        <w:right w:val="none" w:sz="0" w:space="0" w:color="auto"/>
      </w:divBdr>
    </w:div>
    <w:div w:id="1545754782">
      <w:marLeft w:val="0"/>
      <w:marRight w:val="150"/>
      <w:marTop w:val="0"/>
      <w:marBottom w:val="0"/>
      <w:divBdr>
        <w:top w:val="none" w:sz="0" w:space="0" w:color="auto"/>
        <w:left w:val="none" w:sz="0" w:space="0" w:color="auto"/>
        <w:bottom w:val="none" w:sz="0" w:space="0" w:color="auto"/>
        <w:right w:val="none" w:sz="0" w:space="0" w:color="auto"/>
      </w:divBdr>
      <w:divsChild>
        <w:div w:id="456070895">
          <w:marLeft w:val="0"/>
          <w:marRight w:val="150"/>
          <w:marTop w:val="0"/>
          <w:marBottom w:val="0"/>
          <w:divBdr>
            <w:top w:val="none" w:sz="0" w:space="0" w:color="auto"/>
            <w:left w:val="none" w:sz="0" w:space="0" w:color="auto"/>
            <w:bottom w:val="none" w:sz="0" w:space="0" w:color="auto"/>
            <w:right w:val="none" w:sz="0" w:space="0" w:color="auto"/>
          </w:divBdr>
        </w:div>
      </w:divsChild>
    </w:div>
    <w:div w:id="1546943997">
      <w:marLeft w:val="0"/>
      <w:marRight w:val="0"/>
      <w:marTop w:val="0"/>
      <w:marBottom w:val="0"/>
      <w:divBdr>
        <w:top w:val="none" w:sz="0" w:space="0" w:color="auto"/>
        <w:left w:val="none" w:sz="0" w:space="0" w:color="auto"/>
        <w:bottom w:val="none" w:sz="0" w:space="0" w:color="auto"/>
        <w:right w:val="none" w:sz="0" w:space="0" w:color="auto"/>
      </w:divBdr>
    </w:div>
    <w:div w:id="1550263494">
      <w:marLeft w:val="0"/>
      <w:marRight w:val="0"/>
      <w:marTop w:val="0"/>
      <w:marBottom w:val="0"/>
      <w:divBdr>
        <w:top w:val="none" w:sz="0" w:space="0" w:color="auto"/>
        <w:left w:val="none" w:sz="0" w:space="0" w:color="auto"/>
        <w:bottom w:val="none" w:sz="0" w:space="0" w:color="auto"/>
        <w:right w:val="none" w:sz="0" w:space="0" w:color="auto"/>
      </w:divBdr>
    </w:div>
    <w:div w:id="1553032456">
      <w:marLeft w:val="0"/>
      <w:marRight w:val="0"/>
      <w:marTop w:val="0"/>
      <w:marBottom w:val="0"/>
      <w:divBdr>
        <w:top w:val="none" w:sz="0" w:space="0" w:color="auto"/>
        <w:left w:val="none" w:sz="0" w:space="0" w:color="auto"/>
        <w:bottom w:val="none" w:sz="0" w:space="0" w:color="auto"/>
        <w:right w:val="none" w:sz="0" w:space="0" w:color="auto"/>
      </w:divBdr>
    </w:div>
    <w:div w:id="1555702681">
      <w:marLeft w:val="0"/>
      <w:marRight w:val="0"/>
      <w:marTop w:val="0"/>
      <w:marBottom w:val="0"/>
      <w:divBdr>
        <w:top w:val="none" w:sz="0" w:space="0" w:color="auto"/>
        <w:left w:val="none" w:sz="0" w:space="0" w:color="auto"/>
        <w:bottom w:val="none" w:sz="0" w:space="0" w:color="auto"/>
        <w:right w:val="none" w:sz="0" w:space="0" w:color="auto"/>
      </w:divBdr>
    </w:div>
    <w:div w:id="1563447296">
      <w:marLeft w:val="0"/>
      <w:marRight w:val="0"/>
      <w:marTop w:val="0"/>
      <w:marBottom w:val="0"/>
      <w:divBdr>
        <w:top w:val="none" w:sz="0" w:space="0" w:color="auto"/>
        <w:left w:val="none" w:sz="0" w:space="0" w:color="auto"/>
        <w:bottom w:val="none" w:sz="0" w:space="0" w:color="auto"/>
        <w:right w:val="none" w:sz="0" w:space="0" w:color="auto"/>
      </w:divBdr>
    </w:div>
    <w:div w:id="1564947827">
      <w:marLeft w:val="0"/>
      <w:marRight w:val="0"/>
      <w:marTop w:val="0"/>
      <w:marBottom w:val="0"/>
      <w:divBdr>
        <w:top w:val="none" w:sz="0" w:space="0" w:color="auto"/>
        <w:left w:val="none" w:sz="0" w:space="0" w:color="auto"/>
        <w:bottom w:val="none" w:sz="0" w:space="0" w:color="auto"/>
        <w:right w:val="none" w:sz="0" w:space="0" w:color="auto"/>
      </w:divBdr>
    </w:div>
    <w:div w:id="1567060575">
      <w:marLeft w:val="0"/>
      <w:marRight w:val="0"/>
      <w:marTop w:val="0"/>
      <w:marBottom w:val="0"/>
      <w:divBdr>
        <w:top w:val="none" w:sz="0" w:space="0" w:color="auto"/>
        <w:left w:val="none" w:sz="0" w:space="0" w:color="auto"/>
        <w:bottom w:val="none" w:sz="0" w:space="0" w:color="auto"/>
        <w:right w:val="none" w:sz="0" w:space="0" w:color="auto"/>
      </w:divBdr>
    </w:div>
    <w:div w:id="1581594820">
      <w:marLeft w:val="0"/>
      <w:marRight w:val="0"/>
      <w:marTop w:val="0"/>
      <w:marBottom w:val="0"/>
      <w:divBdr>
        <w:top w:val="none" w:sz="0" w:space="0" w:color="auto"/>
        <w:left w:val="none" w:sz="0" w:space="0" w:color="auto"/>
        <w:bottom w:val="none" w:sz="0" w:space="0" w:color="auto"/>
        <w:right w:val="none" w:sz="0" w:space="0" w:color="auto"/>
      </w:divBdr>
    </w:div>
    <w:div w:id="1609191208">
      <w:marLeft w:val="0"/>
      <w:marRight w:val="0"/>
      <w:marTop w:val="0"/>
      <w:marBottom w:val="0"/>
      <w:divBdr>
        <w:top w:val="none" w:sz="0" w:space="0" w:color="auto"/>
        <w:left w:val="none" w:sz="0" w:space="0" w:color="auto"/>
        <w:bottom w:val="none" w:sz="0" w:space="0" w:color="auto"/>
        <w:right w:val="none" w:sz="0" w:space="0" w:color="auto"/>
      </w:divBdr>
    </w:div>
    <w:div w:id="1614433104">
      <w:marLeft w:val="0"/>
      <w:marRight w:val="0"/>
      <w:marTop w:val="0"/>
      <w:marBottom w:val="0"/>
      <w:divBdr>
        <w:top w:val="none" w:sz="0" w:space="0" w:color="auto"/>
        <w:left w:val="none" w:sz="0" w:space="0" w:color="auto"/>
        <w:bottom w:val="none" w:sz="0" w:space="0" w:color="auto"/>
        <w:right w:val="none" w:sz="0" w:space="0" w:color="auto"/>
      </w:divBdr>
    </w:div>
    <w:div w:id="1617827989">
      <w:marLeft w:val="0"/>
      <w:marRight w:val="0"/>
      <w:marTop w:val="0"/>
      <w:marBottom w:val="0"/>
      <w:divBdr>
        <w:top w:val="none" w:sz="0" w:space="0" w:color="auto"/>
        <w:left w:val="none" w:sz="0" w:space="0" w:color="auto"/>
        <w:bottom w:val="none" w:sz="0" w:space="0" w:color="auto"/>
        <w:right w:val="none" w:sz="0" w:space="0" w:color="auto"/>
      </w:divBdr>
    </w:div>
    <w:div w:id="1630427766">
      <w:marLeft w:val="0"/>
      <w:marRight w:val="0"/>
      <w:marTop w:val="0"/>
      <w:marBottom w:val="0"/>
      <w:divBdr>
        <w:top w:val="none" w:sz="0" w:space="0" w:color="auto"/>
        <w:left w:val="none" w:sz="0" w:space="0" w:color="auto"/>
        <w:bottom w:val="none" w:sz="0" w:space="0" w:color="auto"/>
        <w:right w:val="none" w:sz="0" w:space="0" w:color="auto"/>
      </w:divBdr>
    </w:div>
    <w:div w:id="1647399073">
      <w:marLeft w:val="0"/>
      <w:marRight w:val="0"/>
      <w:marTop w:val="0"/>
      <w:marBottom w:val="0"/>
      <w:divBdr>
        <w:top w:val="none" w:sz="0" w:space="0" w:color="auto"/>
        <w:left w:val="none" w:sz="0" w:space="0" w:color="auto"/>
        <w:bottom w:val="none" w:sz="0" w:space="0" w:color="auto"/>
        <w:right w:val="none" w:sz="0" w:space="0" w:color="auto"/>
      </w:divBdr>
    </w:div>
    <w:div w:id="1656838526">
      <w:marLeft w:val="0"/>
      <w:marRight w:val="0"/>
      <w:marTop w:val="0"/>
      <w:marBottom w:val="0"/>
      <w:divBdr>
        <w:top w:val="none" w:sz="0" w:space="0" w:color="auto"/>
        <w:left w:val="none" w:sz="0" w:space="0" w:color="auto"/>
        <w:bottom w:val="none" w:sz="0" w:space="0" w:color="auto"/>
        <w:right w:val="none" w:sz="0" w:space="0" w:color="auto"/>
      </w:divBdr>
    </w:div>
    <w:div w:id="1669748478">
      <w:marLeft w:val="0"/>
      <w:marRight w:val="0"/>
      <w:marTop w:val="0"/>
      <w:marBottom w:val="0"/>
      <w:divBdr>
        <w:top w:val="none" w:sz="0" w:space="0" w:color="auto"/>
        <w:left w:val="none" w:sz="0" w:space="0" w:color="auto"/>
        <w:bottom w:val="none" w:sz="0" w:space="0" w:color="auto"/>
        <w:right w:val="none" w:sz="0" w:space="0" w:color="auto"/>
      </w:divBdr>
    </w:div>
    <w:div w:id="1672560530">
      <w:marLeft w:val="0"/>
      <w:marRight w:val="0"/>
      <w:marTop w:val="0"/>
      <w:marBottom w:val="0"/>
      <w:divBdr>
        <w:top w:val="none" w:sz="0" w:space="0" w:color="auto"/>
        <w:left w:val="none" w:sz="0" w:space="0" w:color="auto"/>
        <w:bottom w:val="none" w:sz="0" w:space="0" w:color="auto"/>
        <w:right w:val="none" w:sz="0" w:space="0" w:color="auto"/>
      </w:divBdr>
    </w:div>
    <w:div w:id="1673072361">
      <w:marLeft w:val="0"/>
      <w:marRight w:val="0"/>
      <w:marTop w:val="0"/>
      <w:marBottom w:val="0"/>
      <w:divBdr>
        <w:top w:val="none" w:sz="0" w:space="0" w:color="auto"/>
        <w:left w:val="none" w:sz="0" w:space="0" w:color="auto"/>
        <w:bottom w:val="none" w:sz="0" w:space="0" w:color="auto"/>
        <w:right w:val="none" w:sz="0" w:space="0" w:color="auto"/>
      </w:divBdr>
    </w:div>
    <w:div w:id="1692948207">
      <w:marLeft w:val="0"/>
      <w:marRight w:val="0"/>
      <w:marTop w:val="0"/>
      <w:marBottom w:val="0"/>
      <w:divBdr>
        <w:top w:val="none" w:sz="0" w:space="0" w:color="auto"/>
        <w:left w:val="none" w:sz="0" w:space="0" w:color="auto"/>
        <w:bottom w:val="none" w:sz="0" w:space="0" w:color="auto"/>
        <w:right w:val="none" w:sz="0" w:space="0" w:color="auto"/>
      </w:divBdr>
    </w:div>
    <w:div w:id="1696421027">
      <w:marLeft w:val="0"/>
      <w:marRight w:val="0"/>
      <w:marTop w:val="0"/>
      <w:marBottom w:val="0"/>
      <w:divBdr>
        <w:top w:val="none" w:sz="0" w:space="0" w:color="auto"/>
        <w:left w:val="none" w:sz="0" w:space="0" w:color="auto"/>
        <w:bottom w:val="none" w:sz="0" w:space="0" w:color="auto"/>
        <w:right w:val="none" w:sz="0" w:space="0" w:color="auto"/>
      </w:divBdr>
    </w:div>
    <w:div w:id="1698238003">
      <w:marLeft w:val="0"/>
      <w:marRight w:val="0"/>
      <w:marTop w:val="0"/>
      <w:marBottom w:val="0"/>
      <w:divBdr>
        <w:top w:val="none" w:sz="0" w:space="0" w:color="auto"/>
        <w:left w:val="none" w:sz="0" w:space="0" w:color="auto"/>
        <w:bottom w:val="none" w:sz="0" w:space="0" w:color="auto"/>
        <w:right w:val="none" w:sz="0" w:space="0" w:color="auto"/>
      </w:divBdr>
    </w:div>
    <w:div w:id="1701974385">
      <w:marLeft w:val="0"/>
      <w:marRight w:val="0"/>
      <w:marTop w:val="0"/>
      <w:marBottom w:val="0"/>
      <w:divBdr>
        <w:top w:val="none" w:sz="0" w:space="0" w:color="auto"/>
        <w:left w:val="none" w:sz="0" w:space="0" w:color="auto"/>
        <w:bottom w:val="none" w:sz="0" w:space="0" w:color="auto"/>
        <w:right w:val="none" w:sz="0" w:space="0" w:color="auto"/>
      </w:divBdr>
    </w:div>
    <w:div w:id="1711106631">
      <w:marLeft w:val="0"/>
      <w:marRight w:val="0"/>
      <w:marTop w:val="0"/>
      <w:marBottom w:val="0"/>
      <w:divBdr>
        <w:top w:val="none" w:sz="0" w:space="0" w:color="auto"/>
        <w:left w:val="none" w:sz="0" w:space="0" w:color="auto"/>
        <w:bottom w:val="none" w:sz="0" w:space="0" w:color="auto"/>
        <w:right w:val="none" w:sz="0" w:space="0" w:color="auto"/>
      </w:divBdr>
    </w:div>
    <w:div w:id="1719476151">
      <w:bodyDiv w:val="1"/>
      <w:marLeft w:val="0"/>
      <w:marRight w:val="0"/>
      <w:marTop w:val="0"/>
      <w:marBottom w:val="0"/>
      <w:divBdr>
        <w:top w:val="none" w:sz="0" w:space="0" w:color="auto"/>
        <w:left w:val="none" w:sz="0" w:space="0" w:color="auto"/>
        <w:bottom w:val="none" w:sz="0" w:space="0" w:color="auto"/>
        <w:right w:val="none" w:sz="0" w:space="0" w:color="auto"/>
      </w:divBdr>
    </w:div>
    <w:div w:id="1729454787">
      <w:marLeft w:val="0"/>
      <w:marRight w:val="0"/>
      <w:marTop w:val="0"/>
      <w:marBottom w:val="0"/>
      <w:divBdr>
        <w:top w:val="none" w:sz="0" w:space="0" w:color="auto"/>
        <w:left w:val="none" w:sz="0" w:space="0" w:color="auto"/>
        <w:bottom w:val="none" w:sz="0" w:space="0" w:color="auto"/>
        <w:right w:val="none" w:sz="0" w:space="0" w:color="auto"/>
      </w:divBdr>
    </w:div>
    <w:div w:id="1746369556">
      <w:marLeft w:val="0"/>
      <w:marRight w:val="0"/>
      <w:marTop w:val="0"/>
      <w:marBottom w:val="0"/>
      <w:divBdr>
        <w:top w:val="none" w:sz="0" w:space="0" w:color="auto"/>
        <w:left w:val="none" w:sz="0" w:space="0" w:color="auto"/>
        <w:bottom w:val="none" w:sz="0" w:space="0" w:color="auto"/>
        <w:right w:val="none" w:sz="0" w:space="0" w:color="auto"/>
      </w:divBdr>
    </w:div>
    <w:div w:id="1752654190">
      <w:marLeft w:val="0"/>
      <w:marRight w:val="0"/>
      <w:marTop w:val="0"/>
      <w:marBottom w:val="0"/>
      <w:divBdr>
        <w:top w:val="none" w:sz="0" w:space="0" w:color="auto"/>
        <w:left w:val="none" w:sz="0" w:space="0" w:color="auto"/>
        <w:bottom w:val="none" w:sz="0" w:space="0" w:color="auto"/>
        <w:right w:val="none" w:sz="0" w:space="0" w:color="auto"/>
      </w:divBdr>
    </w:div>
    <w:div w:id="1758407469">
      <w:marLeft w:val="0"/>
      <w:marRight w:val="0"/>
      <w:marTop w:val="0"/>
      <w:marBottom w:val="0"/>
      <w:divBdr>
        <w:top w:val="none" w:sz="0" w:space="0" w:color="auto"/>
        <w:left w:val="none" w:sz="0" w:space="0" w:color="auto"/>
        <w:bottom w:val="none" w:sz="0" w:space="0" w:color="auto"/>
        <w:right w:val="none" w:sz="0" w:space="0" w:color="auto"/>
      </w:divBdr>
    </w:div>
    <w:div w:id="1758600157">
      <w:marLeft w:val="0"/>
      <w:marRight w:val="0"/>
      <w:marTop w:val="0"/>
      <w:marBottom w:val="0"/>
      <w:divBdr>
        <w:top w:val="none" w:sz="0" w:space="0" w:color="auto"/>
        <w:left w:val="none" w:sz="0" w:space="0" w:color="auto"/>
        <w:bottom w:val="none" w:sz="0" w:space="0" w:color="auto"/>
        <w:right w:val="none" w:sz="0" w:space="0" w:color="auto"/>
      </w:divBdr>
    </w:div>
    <w:div w:id="1764450652">
      <w:marLeft w:val="0"/>
      <w:marRight w:val="0"/>
      <w:marTop w:val="0"/>
      <w:marBottom w:val="0"/>
      <w:divBdr>
        <w:top w:val="none" w:sz="0" w:space="0" w:color="auto"/>
        <w:left w:val="none" w:sz="0" w:space="0" w:color="auto"/>
        <w:bottom w:val="none" w:sz="0" w:space="0" w:color="auto"/>
        <w:right w:val="none" w:sz="0" w:space="0" w:color="auto"/>
      </w:divBdr>
    </w:div>
    <w:div w:id="1765491357">
      <w:marLeft w:val="0"/>
      <w:marRight w:val="0"/>
      <w:marTop w:val="0"/>
      <w:marBottom w:val="0"/>
      <w:divBdr>
        <w:top w:val="none" w:sz="0" w:space="0" w:color="auto"/>
        <w:left w:val="none" w:sz="0" w:space="0" w:color="auto"/>
        <w:bottom w:val="none" w:sz="0" w:space="0" w:color="auto"/>
        <w:right w:val="none" w:sz="0" w:space="0" w:color="auto"/>
      </w:divBdr>
    </w:div>
    <w:div w:id="1779176667">
      <w:marLeft w:val="0"/>
      <w:marRight w:val="0"/>
      <w:marTop w:val="0"/>
      <w:marBottom w:val="0"/>
      <w:divBdr>
        <w:top w:val="none" w:sz="0" w:space="0" w:color="auto"/>
        <w:left w:val="none" w:sz="0" w:space="0" w:color="auto"/>
        <w:bottom w:val="none" w:sz="0" w:space="0" w:color="auto"/>
        <w:right w:val="none" w:sz="0" w:space="0" w:color="auto"/>
      </w:divBdr>
    </w:div>
    <w:div w:id="1780368465">
      <w:marLeft w:val="0"/>
      <w:marRight w:val="0"/>
      <w:marTop w:val="0"/>
      <w:marBottom w:val="0"/>
      <w:divBdr>
        <w:top w:val="none" w:sz="0" w:space="0" w:color="auto"/>
        <w:left w:val="none" w:sz="0" w:space="0" w:color="auto"/>
        <w:bottom w:val="none" w:sz="0" w:space="0" w:color="auto"/>
        <w:right w:val="none" w:sz="0" w:space="0" w:color="auto"/>
      </w:divBdr>
    </w:div>
    <w:div w:id="1782409576">
      <w:marLeft w:val="0"/>
      <w:marRight w:val="0"/>
      <w:marTop w:val="0"/>
      <w:marBottom w:val="0"/>
      <w:divBdr>
        <w:top w:val="none" w:sz="0" w:space="0" w:color="auto"/>
        <w:left w:val="none" w:sz="0" w:space="0" w:color="auto"/>
        <w:bottom w:val="none" w:sz="0" w:space="0" w:color="auto"/>
        <w:right w:val="none" w:sz="0" w:space="0" w:color="auto"/>
      </w:divBdr>
    </w:div>
    <w:div w:id="1787845304">
      <w:marLeft w:val="0"/>
      <w:marRight w:val="0"/>
      <w:marTop w:val="0"/>
      <w:marBottom w:val="0"/>
      <w:divBdr>
        <w:top w:val="none" w:sz="0" w:space="0" w:color="auto"/>
        <w:left w:val="none" w:sz="0" w:space="0" w:color="auto"/>
        <w:bottom w:val="none" w:sz="0" w:space="0" w:color="auto"/>
        <w:right w:val="none" w:sz="0" w:space="0" w:color="auto"/>
      </w:divBdr>
    </w:div>
    <w:div w:id="1832795840">
      <w:marLeft w:val="0"/>
      <w:marRight w:val="0"/>
      <w:marTop w:val="0"/>
      <w:marBottom w:val="0"/>
      <w:divBdr>
        <w:top w:val="none" w:sz="0" w:space="0" w:color="auto"/>
        <w:left w:val="none" w:sz="0" w:space="0" w:color="auto"/>
        <w:bottom w:val="none" w:sz="0" w:space="0" w:color="auto"/>
        <w:right w:val="none" w:sz="0" w:space="0" w:color="auto"/>
      </w:divBdr>
    </w:div>
    <w:div w:id="1835100684">
      <w:marLeft w:val="0"/>
      <w:marRight w:val="0"/>
      <w:marTop w:val="0"/>
      <w:marBottom w:val="0"/>
      <w:divBdr>
        <w:top w:val="none" w:sz="0" w:space="0" w:color="auto"/>
        <w:left w:val="none" w:sz="0" w:space="0" w:color="auto"/>
        <w:bottom w:val="none" w:sz="0" w:space="0" w:color="auto"/>
        <w:right w:val="none" w:sz="0" w:space="0" w:color="auto"/>
      </w:divBdr>
    </w:div>
    <w:div w:id="1862627090">
      <w:marLeft w:val="0"/>
      <w:marRight w:val="0"/>
      <w:marTop w:val="0"/>
      <w:marBottom w:val="0"/>
      <w:divBdr>
        <w:top w:val="none" w:sz="0" w:space="0" w:color="auto"/>
        <w:left w:val="none" w:sz="0" w:space="0" w:color="auto"/>
        <w:bottom w:val="none" w:sz="0" w:space="0" w:color="auto"/>
        <w:right w:val="none" w:sz="0" w:space="0" w:color="auto"/>
      </w:divBdr>
    </w:div>
    <w:div w:id="1883249308">
      <w:marLeft w:val="0"/>
      <w:marRight w:val="0"/>
      <w:marTop w:val="0"/>
      <w:marBottom w:val="0"/>
      <w:divBdr>
        <w:top w:val="none" w:sz="0" w:space="0" w:color="auto"/>
        <w:left w:val="none" w:sz="0" w:space="0" w:color="auto"/>
        <w:bottom w:val="none" w:sz="0" w:space="0" w:color="auto"/>
        <w:right w:val="none" w:sz="0" w:space="0" w:color="auto"/>
      </w:divBdr>
    </w:div>
    <w:div w:id="1885172612">
      <w:marLeft w:val="0"/>
      <w:marRight w:val="0"/>
      <w:marTop w:val="0"/>
      <w:marBottom w:val="0"/>
      <w:divBdr>
        <w:top w:val="none" w:sz="0" w:space="0" w:color="auto"/>
        <w:left w:val="none" w:sz="0" w:space="0" w:color="auto"/>
        <w:bottom w:val="none" w:sz="0" w:space="0" w:color="auto"/>
        <w:right w:val="none" w:sz="0" w:space="0" w:color="auto"/>
      </w:divBdr>
    </w:div>
    <w:div w:id="1888712335">
      <w:marLeft w:val="0"/>
      <w:marRight w:val="0"/>
      <w:marTop w:val="0"/>
      <w:marBottom w:val="0"/>
      <w:divBdr>
        <w:top w:val="none" w:sz="0" w:space="0" w:color="auto"/>
        <w:left w:val="none" w:sz="0" w:space="0" w:color="auto"/>
        <w:bottom w:val="none" w:sz="0" w:space="0" w:color="auto"/>
        <w:right w:val="none" w:sz="0" w:space="0" w:color="auto"/>
      </w:divBdr>
    </w:div>
    <w:div w:id="1902210068">
      <w:marLeft w:val="0"/>
      <w:marRight w:val="0"/>
      <w:marTop w:val="0"/>
      <w:marBottom w:val="0"/>
      <w:divBdr>
        <w:top w:val="none" w:sz="0" w:space="0" w:color="auto"/>
        <w:left w:val="none" w:sz="0" w:space="0" w:color="auto"/>
        <w:bottom w:val="none" w:sz="0" w:space="0" w:color="auto"/>
        <w:right w:val="none" w:sz="0" w:space="0" w:color="auto"/>
      </w:divBdr>
    </w:div>
    <w:div w:id="1911385066">
      <w:marLeft w:val="0"/>
      <w:marRight w:val="0"/>
      <w:marTop w:val="0"/>
      <w:marBottom w:val="0"/>
      <w:divBdr>
        <w:top w:val="none" w:sz="0" w:space="0" w:color="auto"/>
        <w:left w:val="none" w:sz="0" w:space="0" w:color="auto"/>
        <w:bottom w:val="none" w:sz="0" w:space="0" w:color="auto"/>
        <w:right w:val="none" w:sz="0" w:space="0" w:color="auto"/>
      </w:divBdr>
    </w:div>
    <w:div w:id="1916937667">
      <w:marLeft w:val="0"/>
      <w:marRight w:val="0"/>
      <w:marTop w:val="0"/>
      <w:marBottom w:val="0"/>
      <w:divBdr>
        <w:top w:val="none" w:sz="0" w:space="0" w:color="auto"/>
        <w:left w:val="none" w:sz="0" w:space="0" w:color="auto"/>
        <w:bottom w:val="none" w:sz="0" w:space="0" w:color="auto"/>
        <w:right w:val="none" w:sz="0" w:space="0" w:color="auto"/>
      </w:divBdr>
    </w:div>
    <w:div w:id="1919552015">
      <w:marLeft w:val="0"/>
      <w:marRight w:val="0"/>
      <w:marTop w:val="0"/>
      <w:marBottom w:val="0"/>
      <w:divBdr>
        <w:top w:val="none" w:sz="0" w:space="0" w:color="auto"/>
        <w:left w:val="none" w:sz="0" w:space="0" w:color="auto"/>
        <w:bottom w:val="none" w:sz="0" w:space="0" w:color="auto"/>
        <w:right w:val="none" w:sz="0" w:space="0" w:color="auto"/>
      </w:divBdr>
    </w:div>
    <w:div w:id="1929271104">
      <w:marLeft w:val="0"/>
      <w:marRight w:val="0"/>
      <w:marTop w:val="0"/>
      <w:marBottom w:val="0"/>
      <w:divBdr>
        <w:top w:val="none" w:sz="0" w:space="0" w:color="auto"/>
        <w:left w:val="none" w:sz="0" w:space="0" w:color="auto"/>
        <w:bottom w:val="none" w:sz="0" w:space="0" w:color="auto"/>
        <w:right w:val="none" w:sz="0" w:space="0" w:color="auto"/>
      </w:divBdr>
    </w:div>
    <w:div w:id="1947274605">
      <w:marLeft w:val="0"/>
      <w:marRight w:val="0"/>
      <w:marTop w:val="0"/>
      <w:marBottom w:val="0"/>
      <w:divBdr>
        <w:top w:val="none" w:sz="0" w:space="0" w:color="auto"/>
        <w:left w:val="none" w:sz="0" w:space="0" w:color="auto"/>
        <w:bottom w:val="none" w:sz="0" w:space="0" w:color="auto"/>
        <w:right w:val="none" w:sz="0" w:space="0" w:color="auto"/>
      </w:divBdr>
    </w:div>
    <w:div w:id="1947692221">
      <w:marLeft w:val="0"/>
      <w:marRight w:val="0"/>
      <w:marTop w:val="0"/>
      <w:marBottom w:val="0"/>
      <w:divBdr>
        <w:top w:val="none" w:sz="0" w:space="0" w:color="auto"/>
        <w:left w:val="none" w:sz="0" w:space="0" w:color="auto"/>
        <w:bottom w:val="none" w:sz="0" w:space="0" w:color="auto"/>
        <w:right w:val="none" w:sz="0" w:space="0" w:color="auto"/>
      </w:divBdr>
    </w:div>
    <w:div w:id="1984189058">
      <w:marLeft w:val="0"/>
      <w:marRight w:val="0"/>
      <w:marTop w:val="0"/>
      <w:marBottom w:val="0"/>
      <w:divBdr>
        <w:top w:val="none" w:sz="0" w:space="0" w:color="auto"/>
        <w:left w:val="none" w:sz="0" w:space="0" w:color="auto"/>
        <w:bottom w:val="none" w:sz="0" w:space="0" w:color="auto"/>
        <w:right w:val="none" w:sz="0" w:space="0" w:color="auto"/>
      </w:divBdr>
    </w:div>
    <w:div w:id="1988778782">
      <w:marLeft w:val="0"/>
      <w:marRight w:val="0"/>
      <w:marTop w:val="0"/>
      <w:marBottom w:val="0"/>
      <w:divBdr>
        <w:top w:val="none" w:sz="0" w:space="0" w:color="auto"/>
        <w:left w:val="none" w:sz="0" w:space="0" w:color="auto"/>
        <w:bottom w:val="none" w:sz="0" w:space="0" w:color="auto"/>
        <w:right w:val="none" w:sz="0" w:space="0" w:color="auto"/>
      </w:divBdr>
    </w:div>
    <w:div w:id="2001957684">
      <w:marLeft w:val="0"/>
      <w:marRight w:val="0"/>
      <w:marTop w:val="0"/>
      <w:marBottom w:val="0"/>
      <w:divBdr>
        <w:top w:val="none" w:sz="0" w:space="0" w:color="auto"/>
        <w:left w:val="none" w:sz="0" w:space="0" w:color="auto"/>
        <w:bottom w:val="none" w:sz="0" w:space="0" w:color="auto"/>
        <w:right w:val="none" w:sz="0" w:space="0" w:color="auto"/>
      </w:divBdr>
    </w:div>
    <w:div w:id="2005892499">
      <w:marLeft w:val="0"/>
      <w:marRight w:val="0"/>
      <w:marTop w:val="0"/>
      <w:marBottom w:val="0"/>
      <w:divBdr>
        <w:top w:val="none" w:sz="0" w:space="0" w:color="auto"/>
        <w:left w:val="none" w:sz="0" w:space="0" w:color="auto"/>
        <w:bottom w:val="none" w:sz="0" w:space="0" w:color="auto"/>
        <w:right w:val="none" w:sz="0" w:space="0" w:color="auto"/>
      </w:divBdr>
    </w:div>
    <w:div w:id="2012177328">
      <w:marLeft w:val="0"/>
      <w:marRight w:val="150"/>
      <w:marTop w:val="0"/>
      <w:marBottom w:val="0"/>
      <w:divBdr>
        <w:top w:val="none" w:sz="0" w:space="0" w:color="auto"/>
        <w:left w:val="none" w:sz="0" w:space="0" w:color="auto"/>
        <w:bottom w:val="none" w:sz="0" w:space="0" w:color="auto"/>
        <w:right w:val="none" w:sz="0" w:space="0" w:color="auto"/>
      </w:divBdr>
      <w:divsChild>
        <w:div w:id="1530682157">
          <w:marLeft w:val="0"/>
          <w:marRight w:val="150"/>
          <w:marTop w:val="0"/>
          <w:marBottom w:val="0"/>
          <w:divBdr>
            <w:top w:val="none" w:sz="0" w:space="0" w:color="auto"/>
            <w:left w:val="none" w:sz="0" w:space="0" w:color="auto"/>
            <w:bottom w:val="none" w:sz="0" w:space="0" w:color="auto"/>
            <w:right w:val="none" w:sz="0" w:space="0" w:color="auto"/>
          </w:divBdr>
        </w:div>
      </w:divsChild>
    </w:div>
    <w:div w:id="2044668656">
      <w:marLeft w:val="0"/>
      <w:marRight w:val="0"/>
      <w:marTop w:val="0"/>
      <w:marBottom w:val="0"/>
      <w:divBdr>
        <w:top w:val="none" w:sz="0" w:space="0" w:color="auto"/>
        <w:left w:val="none" w:sz="0" w:space="0" w:color="auto"/>
        <w:bottom w:val="none" w:sz="0" w:space="0" w:color="auto"/>
        <w:right w:val="none" w:sz="0" w:space="0" w:color="auto"/>
      </w:divBdr>
    </w:div>
    <w:div w:id="2049256388">
      <w:bodyDiv w:val="1"/>
      <w:marLeft w:val="0"/>
      <w:marRight w:val="0"/>
      <w:marTop w:val="0"/>
      <w:marBottom w:val="0"/>
      <w:divBdr>
        <w:top w:val="none" w:sz="0" w:space="0" w:color="auto"/>
        <w:left w:val="none" w:sz="0" w:space="0" w:color="auto"/>
        <w:bottom w:val="none" w:sz="0" w:space="0" w:color="auto"/>
        <w:right w:val="none" w:sz="0" w:space="0" w:color="auto"/>
      </w:divBdr>
      <w:divsChild>
        <w:div w:id="6911167">
          <w:marLeft w:val="0"/>
          <w:marRight w:val="0"/>
          <w:marTop w:val="0"/>
          <w:marBottom w:val="0"/>
          <w:divBdr>
            <w:top w:val="none" w:sz="0" w:space="0" w:color="auto"/>
            <w:left w:val="none" w:sz="0" w:space="0" w:color="auto"/>
            <w:bottom w:val="none" w:sz="0" w:space="0" w:color="auto"/>
            <w:right w:val="none" w:sz="0" w:space="0" w:color="auto"/>
          </w:divBdr>
        </w:div>
      </w:divsChild>
    </w:div>
    <w:div w:id="2081361700">
      <w:marLeft w:val="0"/>
      <w:marRight w:val="0"/>
      <w:marTop w:val="0"/>
      <w:marBottom w:val="0"/>
      <w:divBdr>
        <w:top w:val="none" w:sz="0" w:space="0" w:color="auto"/>
        <w:left w:val="none" w:sz="0" w:space="0" w:color="auto"/>
        <w:bottom w:val="none" w:sz="0" w:space="0" w:color="auto"/>
        <w:right w:val="none" w:sz="0" w:space="0" w:color="auto"/>
      </w:divBdr>
    </w:div>
    <w:div w:id="2084180171">
      <w:marLeft w:val="0"/>
      <w:marRight w:val="0"/>
      <w:marTop w:val="0"/>
      <w:marBottom w:val="0"/>
      <w:divBdr>
        <w:top w:val="none" w:sz="0" w:space="0" w:color="auto"/>
        <w:left w:val="none" w:sz="0" w:space="0" w:color="auto"/>
        <w:bottom w:val="none" w:sz="0" w:space="0" w:color="auto"/>
        <w:right w:val="none" w:sz="0" w:space="0" w:color="auto"/>
      </w:divBdr>
    </w:div>
    <w:div w:id="2114009186">
      <w:marLeft w:val="0"/>
      <w:marRight w:val="0"/>
      <w:marTop w:val="0"/>
      <w:marBottom w:val="0"/>
      <w:divBdr>
        <w:top w:val="none" w:sz="0" w:space="0" w:color="auto"/>
        <w:left w:val="none" w:sz="0" w:space="0" w:color="auto"/>
        <w:bottom w:val="none" w:sz="0" w:space="0" w:color="auto"/>
        <w:right w:val="none" w:sz="0" w:space="0" w:color="auto"/>
      </w:divBdr>
    </w:div>
    <w:div w:id="2121951048">
      <w:marLeft w:val="0"/>
      <w:marRight w:val="0"/>
      <w:marTop w:val="0"/>
      <w:marBottom w:val="0"/>
      <w:divBdr>
        <w:top w:val="none" w:sz="0" w:space="0" w:color="auto"/>
        <w:left w:val="none" w:sz="0" w:space="0" w:color="auto"/>
        <w:bottom w:val="none" w:sz="0" w:space="0" w:color="auto"/>
        <w:right w:val="none" w:sz="0" w:space="0" w:color="auto"/>
      </w:divBdr>
    </w:div>
    <w:div w:id="2134864759">
      <w:marLeft w:val="0"/>
      <w:marRight w:val="0"/>
      <w:marTop w:val="0"/>
      <w:marBottom w:val="0"/>
      <w:divBdr>
        <w:top w:val="none" w:sz="0" w:space="0" w:color="auto"/>
        <w:left w:val="none" w:sz="0" w:space="0" w:color="auto"/>
        <w:bottom w:val="none" w:sz="0" w:space="0" w:color="auto"/>
        <w:right w:val="none" w:sz="0" w:space="0" w:color="auto"/>
      </w:divBdr>
    </w:div>
    <w:div w:id="2137328336">
      <w:marLeft w:val="0"/>
      <w:marRight w:val="0"/>
      <w:marTop w:val="0"/>
      <w:marBottom w:val="0"/>
      <w:divBdr>
        <w:top w:val="none" w:sz="0" w:space="0" w:color="auto"/>
        <w:left w:val="none" w:sz="0" w:space="0" w:color="auto"/>
        <w:bottom w:val="none" w:sz="0" w:space="0" w:color="auto"/>
        <w:right w:val="none" w:sz="0" w:space="0" w:color="auto"/>
      </w:divBdr>
    </w:div>
    <w:div w:id="2143644454">
      <w:marLeft w:val="0"/>
      <w:marRight w:val="0"/>
      <w:marTop w:val="0"/>
      <w:marBottom w:val="0"/>
      <w:divBdr>
        <w:top w:val="none" w:sz="0" w:space="0" w:color="auto"/>
        <w:left w:val="none" w:sz="0" w:space="0" w:color="auto"/>
        <w:bottom w:val="none" w:sz="0" w:space="0" w:color="auto"/>
        <w:right w:val="none" w:sz="0" w:space="0" w:color="auto"/>
      </w:divBdr>
    </w:div>
    <w:div w:id="2143687802">
      <w:marLeft w:val="0"/>
      <w:marRight w:val="0"/>
      <w:marTop w:val="0"/>
      <w:marBottom w:val="0"/>
      <w:divBdr>
        <w:top w:val="none" w:sz="0" w:space="0" w:color="auto"/>
        <w:left w:val="none" w:sz="0" w:space="0" w:color="auto"/>
        <w:bottom w:val="none" w:sz="0" w:space="0" w:color="auto"/>
        <w:right w:val="none" w:sz="0" w:space="0" w:color="auto"/>
      </w:divBdr>
    </w:div>
    <w:div w:id="214665283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file:///C:\Users\kars8\Downloads\%20https:\doi.org\10.1007\s11434-013-5941-9" TargetMode="External"/><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8A9D07ACCC0241A1ABD02664663086"/>
        <w:category>
          <w:name w:val="General"/>
          <w:gallery w:val="placeholder"/>
        </w:category>
        <w:types>
          <w:type w:val="bbPlcHdr"/>
        </w:types>
        <w:behaviors>
          <w:behavior w:val="content"/>
        </w:behaviors>
        <w:guid w:val="{02157C06-64D0-4643-9614-B7B5FC26617F}"/>
      </w:docPartPr>
      <w:docPartBody>
        <w:p w:rsidR="006F4207" w:rsidRDefault="007D75CA" w:rsidP="007D75CA">
          <w:pPr>
            <w:pStyle w:val="698A9D07ACCC0241A1ABD02664663086"/>
          </w:pPr>
          <w:r w:rsidRPr="00CF5A50">
            <w:rPr>
              <w:rStyle w:val="PlaceholderText"/>
            </w:rPr>
            <w:t>Click or tap here to enter text.</w:t>
          </w:r>
        </w:p>
      </w:docPartBody>
    </w:docPart>
    <w:docPart>
      <w:docPartPr>
        <w:name w:val="5C4782ED66F0924297D0CE85F51739A7"/>
        <w:category>
          <w:name w:val="General"/>
          <w:gallery w:val="placeholder"/>
        </w:category>
        <w:types>
          <w:type w:val="bbPlcHdr"/>
        </w:types>
        <w:behaviors>
          <w:behavior w:val="content"/>
        </w:behaviors>
        <w:guid w:val="{04676339-4292-854C-A5EA-02B32B6E0D50}"/>
      </w:docPartPr>
      <w:docPartBody>
        <w:p w:rsidR="006F4207" w:rsidRDefault="007D75CA" w:rsidP="007D75CA">
          <w:pPr>
            <w:pStyle w:val="5C4782ED66F0924297D0CE85F51739A7"/>
          </w:pPr>
          <w:r w:rsidRPr="00CF5A50">
            <w:rPr>
              <w:rStyle w:val="PlaceholderText"/>
            </w:rPr>
            <w:t>Click or tap here to enter text.</w:t>
          </w:r>
        </w:p>
      </w:docPartBody>
    </w:docPart>
    <w:docPart>
      <w:docPartPr>
        <w:name w:val="D8C1FBD137BE6D459E0619593BD5CAF9"/>
        <w:category>
          <w:name w:val="General"/>
          <w:gallery w:val="placeholder"/>
        </w:category>
        <w:types>
          <w:type w:val="bbPlcHdr"/>
        </w:types>
        <w:behaviors>
          <w:behavior w:val="content"/>
        </w:behaviors>
        <w:guid w:val="{869A0CB1-A7F1-574F-8B11-047936B0ACD7}"/>
      </w:docPartPr>
      <w:docPartBody>
        <w:p w:rsidR="006F4207" w:rsidRDefault="007D75CA" w:rsidP="007D75CA">
          <w:pPr>
            <w:pStyle w:val="D8C1FBD137BE6D459E0619593BD5CAF9"/>
          </w:pPr>
          <w:r w:rsidRPr="00CF5A50">
            <w:rPr>
              <w:rStyle w:val="PlaceholderText"/>
            </w:rPr>
            <w:t>Click or tap here to enter text.</w:t>
          </w:r>
        </w:p>
      </w:docPartBody>
    </w:docPart>
    <w:docPart>
      <w:docPartPr>
        <w:name w:val="AAD58BD8FFE9D740953DFF2B87EB6883"/>
        <w:category>
          <w:name w:val="General"/>
          <w:gallery w:val="placeholder"/>
        </w:category>
        <w:types>
          <w:type w:val="bbPlcHdr"/>
        </w:types>
        <w:behaviors>
          <w:behavior w:val="content"/>
        </w:behaviors>
        <w:guid w:val="{87D376E9-D13F-514A-9517-81705A125490}"/>
      </w:docPartPr>
      <w:docPartBody>
        <w:p w:rsidR="006F4207" w:rsidRDefault="007D75CA" w:rsidP="007D75CA">
          <w:pPr>
            <w:pStyle w:val="AAD58BD8FFE9D740953DFF2B87EB6883"/>
          </w:pPr>
          <w:r w:rsidRPr="00CF5A50">
            <w:rPr>
              <w:rStyle w:val="PlaceholderText"/>
            </w:rPr>
            <w:t>Click or tap here to enter text.</w:t>
          </w:r>
        </w:p>
      </w:docPartBody>
    </w:docPart>
    <w:docPart>
      <w:docPartPr>
        <w:name w:val="F593F7558AB32D49A1602E8A0F1D07E5"/>
        <w:category>
          <w:name w:val="General"/>
          <w:gallery w:val="placeholder"/>
        </w:category>
        <w:types>
          <w:type w:val="bbPlcHdr"/>
        </w:types>
        <w:behaviors>
          <w:behavior w:val="content"/>
        </w:behaviors>
        <w:guid w:val="{DA8B85D0-A922-0141-A43E-E73C324FB4BA}"/>
      </w:docPartPr>
      <w:docPartBody>
        <w:p w:rsidR="006F4207" w:rsidRDefault="007D75CA" w:rsidP="007D75CA">
          <w:pPr>
            <w:pStyle w:val="F593F7558AB32D49A1602E8A0F1D07E5"/>
          </w:pPr>
          <w:r w:rsidRPr="00CF5A50">
            <w:rPr>
              <w:rStyle w:val="PlaceholderText"/>
            </w:rPr>
            <w:t>Click or tap here to enter text.</w:t>
          </w:r>
        </w:p>
      </w:docPartBody>
    </w:docPart>
    <w:docPart>
      <w:docPartPr>
        <w:name w:val="5E90D9F3D0031E46AE34FAAF501C7FA2"/>
        <w:category>
          <w:name w:val="General"/>
          <w:gallery w:val="placeholder"/>
        </w:category>
        <w:types>
          <w:type w:val="bbPlcHdr"/>
        </w:types>
        <w:behaviors>
          <w:behavior w:val="content"/>
        </w:behaviors>
        <w:guid w:val="{10A164D7-CF58-5440-801B-73F22F6727F9}"/>
      </w:docPartPr>
      <w:docPartBody>
        <w:p w:rsidR="006F4207" w:rsidRDefault="007D75CA" w:rsidP="007D75CA">
          <w:pPr>
            <w:pStyle w:val="5E90D9F3D0031E46AE34FAAF501C7FA2"/>
          </w:pPr>
          <w:r w:rsidRPr="00CF5A50">
            <w:rPr>
              <w:rStyle w:val="PlaceholderText"/>
            </w:rPr>
            <w:t>Click or tap here to enter text.</w:t>
          </w:r>
        </w:p>
      </w:docPartBody>
    </w:docPart>
    <w:docPart>
      <w:docPartPr>
        <w:name w:val="FDB8EB3569F4194F9B5E67C22EE589A6"/>
        <w:category>
          <w:name w:val="General"/>
          <w:gallery w:val="placeholder"/>
        </w:category>
        <w:types>
          <w:type w:val="bbPlcHdr"/>
        </w:types>
        <w:behaviors>
          <w:behavior w:val="content"/>
        </w:behaviors>
        <w:guid w:val="{C1BE9F04-4A7D-D948-9869-801D38523E43}"/>
      </w:docPartPr>
      <w:docPartBody>
        <w:p w:rsidR="006F4207" w:rsidRDefault="007D75CA" w:rsidP="007D75CA">
          <w:pPr>
            <w:pStyle w:val="FDB8EB3569F4194F9B5E67C22EE589A6"/>
          </w:pPr>
          <w:r w:rsidRPr="00CF5A50">
            <w:rPr>
              <w:rStyle w:val="PlaceholderText"/>
            </w:rPr>
            <w:t>Click or tap here to enter text.</w:t>
          </w:r>
        </w:p>
      </w:docPartBody>
    </w:docPart>
    <w:docPart>
      <w:docPartPr>
        <w:name w:val="8D39C0A8DCE2034B8F93AD528C60B554"/>
        <w:category>
          <w:name w:val="General"/>
          <w:gallery w:val="placeholder"/>
        </w:category>
        <w:types>
          <w:type w:val="bbPlcHdr"/>
        </w:types>
        <w:behaviors>
          <w:behavior w:val="content"/>
        </w:behaviors>
        <w:guid w:val="{A2DF618C-B414-D449-9F65-1146093D58B9}"/>
      </w:docPartPr>
      <w:docPartBody>
        <w:p w:rsidR="006F4207" w:rsidRDefault="007D75CA" w:rsidP="007D75CA">
          <w:pPr>
            <w:pStyle w:val="8D39C0A8DCE2034B8F93AD528C60B554"/>
          </w:pPr>
          <w:r w:rsidRPr="00CF5A50">
            <w:rPr>
              <w:rStyle w:val="PlaceholderText"/>
            </w:rPr>
            <w:t>Click or tap here to enter text.</w:t>
          </w:r>
        </w:p>
      </w:docPartBody>
    </w:docPart>
    <w:docPart>
      <w:docPartPr>
        <w:name w:val="325FF8684768E843827964C2D350DA6F"/>
        <w:category>
          <w:name w:val="General"/>
          <w:gallery w:val="placeholder"/>
        </w:category>
        <w:types>
          <w:type w:val="bbPlcHdr"/>
        </w:types>
        <w:behaviors>
          <w:behavior w:val="content"/>
        </w:behaviors>
        <w:guid w:val="{822CA799-4243-7C4E-A7D0-2DD992287FFD}"/>
      </w:docPartPr>
      <w:docPartBody>
        <w:p w:rsidR="006F4207" w:rsidRDefault="007D75CA" w:rsidP="007D75CA">
          <w:pPr>
            <w:pStyle w:val="325FF8684768E843827964C2D350DA6F"/>
          </w:pPr>
          <w:r w:rsidRPr="00CF5A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CA"/>
    <w:rsid w:val="00353A46"/>
    <w:rsid w:val="004E193B"/>
    <w:rsid w:val="00593526"/>
    <w:rsid w:val="006F4207"/>
    <w:rsid w:val="007D75CA"/>
    <w:rsid w:val="00E03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75CA"/>
    <w:rPr>
      <w:color w:val="808080"/>
    </w:rPr>
  </w:style>
  <w:style w:type="paragraph" w:customStyle="1" w:styleId="698A9D07ACCC0241A1ABD02664663086">
    <w:name w:val="698A9D07ACCC0241A1ABD02664663086"/>
    <w:rsid w:val="007D75CA"/>
  </w:style>
  <w:style w:type="paragraph" w:customStyle="1" w:styleId="5C4782ED66F0924297D0CE85F51739A7">
    <w:name w:val="5C4782ED66F0924297D0CE85F51739A7"/>
    <w:rsid w:val="007D75CA"/>
  </w:style>
  <w:style w:type="paragraph" w:customStyle="1" w:styleId="D8C1FBD137BE6D459E0619593BD5CAF9">
    <w:name w:val="D8C1FBD137BE6D459E0619593BD5CAF9"/>
    <w:rsid w:val="007D75CA"/>
  </w:style>
  <w:style w:type="paragraph" w:customStyle="1" w:styleId="AAD58BD8FFE9D740953DFF2B87EB6883">
    <w:name w:val="AAD58BD8FFE9D740953DFF2B87EB6883"/>
    <w:rsid w:val="007D75CA"/>
  </w:style>
  <w:style w:type="paragraph" w:customStyle="1" w:styleId="F593F7558AB32D49A1602E8A0F1D07E5">
    <w:name w:val="F593F7558AB32D49A1602E8A0F1D07E5"/>
    <w:rsid w:val="007D75CA"/>
  </w:style>
  <w:style w:type="paragraph" w:customStyle="1" w:styleId="5E90D9F3D0031E46AE34FAAF501C7FA2">
    <w:name w:val="5E90D9F3D0031E46AE34FAAF501C7FA2"/>
    <w:rsid w:val="007D75CA"/>
  </w:style>
  <w:style w:type="paragraph" w:customStyle="1" w:styleId="FDB8EB3569F4194F9B5E67C22EE589A6">
    <w:name w:val="FDB8EB3569F4194F9B5E67C22EE589A6"/>
    <w:rsid w:val="007D75CA"/>
  </w:style>
  <w:style w:type="paragraph" w:customStyle="1" w:styleId="8D39C0A8DCE2034B8F93AD528C60B554">
    <w:name w:val="8D39C0A8DCE2034B8F93AD528C60B554"/>
    <w:rsid w:val="007D75CA"/>
  </w:style>
  <w:style w:type="paragraph" w:customStyle="1" w:styleId="325FF8684768E843827964C2D350DA6F">
    <w:name w:val="325FF8684768E843827964C2D350DA6F"/>
    <w:rsid w:val="007D7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6616</Words>
  <Characters>37712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Hans Kunze</dc:creator>
  <cp:keywords/>
  <dc:description/>
  <cp:lastModifiedBy>Karl Hans Kunze</cp:lastModifiedBy>
  <cp:revision>2</cp:revision>
  <dcterms:created xsi:type="dcterms:W3CDTF">2022-02-28T14:06:00Z</dcterms:created>
  <dcterms:modified xsi:type="dcterms:W3CDTF">2022-02-28T14:06:00Z</dcterms:modified>
</cp:coreProperties>
</file>